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3C4C4C" w14:textId="77777777" w:rsidR="00D44428" w:rsidRPr="00815A3C" w:rsidRDefault="00C57E36" w:rsidP="00D44428">
      <w:pPr>
        <w:pStyle w:val="MDPI11articletype"/>
      </w:pPr>
      <w:r>
        <w:t>Article</w:t>
      </w:r>
    </w:p>
    <w:p w14:paraId="6B47F28C" w14:textId="4146909E" w:rsidR="00D44428" w:rsidRPr="00815A3C" w:rsidRDefault="00D44428" w:rsidP="00D44428">
      <w:pPr>
        <w:pStyle w:val="MDPI12title"/>
        <w:spacing w:line="240" w:lineRule="atLeast"/>
      </w:pPr>
      <w:r w:rsidRPr="00815A3C">
        <w:t>Extraction of Peak Velocity Profiles from Doppler Echocardiography</w:t>
      </w:r>
      <w:r w:rsidR="003C258D">
        <w:t xml:space="preserve"> Using Image Processing</w:t>
      </w:r>
    </w:p>
    <w:p w14:paraId="4230D746" w14:textId="77777777" w:rsidR="00D44428" w:rsidRPr="00815A3C" w:rsidRDefault="00D44428" w:rsidP="00D44428">
      <w:pPr>
        <w:pStyle w:val="MDPI13authornames"/>
      </w:pPr>
      <w:r w:rsidRPr="00815A3C">
        <w:t xml:space="preserve">Amirtahà Taebi </w:t>
      </w:r>
      <w:proofErr w:type="gramStart"/>
      <w:r w:rsidRPr="00815A3C">
        <w:rPr>
          <w:vertAlign w:val="superscript"/>
        </w:rPr>
        <w:t>1,</w:t>
      </w:r>
      <w:r w:rsidRPr="00815A3C">
        <w:t>*</w:t>
      </w:r>
      <w:proofErr w:type="gramEnd"/>
      <w:r w:rsidRPr="00815A3C">
        <w:t xml:space="preserve">, Richard H Sandler </w:t>
      </w:r>
      <w:r w:rsidRPr="00815A3C">
        <w:rPr>
          <w:vertAlign w:val="superscript"/>
        </w:rPr>
        <w:t>2,3</w:t>
      </w:r>
      <w:r w:rsidRPr="00815A3C">
        <w:t xml:space="preserve">, Bahram Kakavand </w:t>
      </w:r>
      <w:r w:rsidRPr="00815A3C">
        <w:rPr>
          <w:vertAlign w:val="superscript"/>
        </w:rPr>
        <w:t>4</w:t>
      </w:r>
      <w:r w:rsidRPr="00815A3C">
        <w:t xml:space="preserve">, Hansen A Mansy </w:t>
      </w:r>
      <w:r w:rsidRPr="00815A3C">
        <w:rPr>
          <w:vertAlign w:val="superscript"/>
        </w:rPr>
        <w:t>2</w:t>
      </w:r>
    </w:p>
    <w:p w14:paraId="66BF805A" w14:textId="77777777" w:rsidR="00D44428" w:rsidRPr="00815A3C" w:rsidRDefault="00D44428" w:rsidP="00D44428">
      <w:pPr>
        <w:pStyle w:val="MDPI16affiliation"/>
      </w:pPr>
      <w:r w:rsidRPr="00815A3C">
        <w:rPr>
          <w:vertAlign w:val="superscript"/>
        </w:rPr>
        <w:t>1</w:t>
      </w:r>
      <w:r w:rsidRPr="00815A3C">
        <w:tab/>
        <w:t>Department of Biomedical Engineering, University of California Davis, One Shields Ave, Davis, CA 95616, USA</w:t>
      </w:r>
    </w:p>
    <w:p w14:paraId="5BABFA6C" w14:textId="77777777" w:rsidR="00D44428" w:rsidRPr="00815A3C" w:rsidRDefault="00D44428" w:rsidP="00D44428">
      <w:pPr>
        <w:pStyle w:val="MDPI16affiliation"/>
      </w:pPr>
      <w:r w:rsidRPr="00815A3C">
        <w:rPr>
          <w:szCs w:val="20"/>
          <w:vertAlign w:val="superscript"/>
        </w:rPr>
        <w:t>2</w:t>
      </w:r>
      <w:r w:rsidRPr="00815A3C">
        <w:rPr>
          <w:szCs w:val="20"/>
        </w:rPr>
        <w:tab/>
        <w:t>Biomedical Acoustics Research Laboratory, University of Central Florida, 4000 Central Florida Blvd, Orlando, FL 32816, USA</w:t>
      </w:r>
    </w:p>
    <w:p w14:paraId="6FB2F97E" w14:textId="77777777" w:rsidR="00D44428" w:rsidRPr="00815A3C" w:rsidRDefault="00D44428" w:rsidP="00D44428">
      <w:pPr>
        <w:pStyle w:val="MDPI16affiliation"/>
        <w:rPr>
          <w:szCs w:val="20"/>
        </w:rPr>
      </w:pPr>
      <w:r w:rsidRPr="00815A3C">
        <w:rPr>
          <w:szCs w:val="20"/>
          <w:vertAlign w:val="superscript"/>
        </w:rPr>
        <w:t>3</w:t>
      </w:r>
      <w:r w:rsidRPr="00815A3C">
        <w:rPr>
          <w:szCs w:val="20"/>
        </w:rPr>
        <w:tab/>
        <w:t>College of Medicine, University of Central Florida, 6850 Lake Nona Blvd, Orlando, FL 32827, USA</w:t>
      </w:r>
    </w:p>
    <w:p w14:paraId="401A4511" w14:textId="77777777" w:rsidR="00D44428" w:rsidRPr="00815A3C" w:rsidRDefault="00D44428" w:rsidP="00D44428">
      <w:pPr>
        <w:pStyle w:val="MDPI16affiliation"/>
        <w:rPr>
          <w:szCs w:val="20"/>
        </w:rPr>
      </w:pPr>
      <w:r w:rsidRPr="00815A3C">
        <w:rPr>
          <w:szCs w:val="20"/>
          <w:vertAlign w:val="superscript"/>
        </w:rPr>
        <w:t>4</w:t>
      </w:r>
      <w:r w:rsidRPr="00815A3C">
        <w:rPr>
          <w:szCs w:val="20"/>
        </w:rPr>
        <w:tab/>
        <w:t xml:space="preserve">Department of Cardiovascular Services, Nemours Children’s Hospital, 13535 Nemours </w:t>
      </w:r>
      <w:proofErr w:type="spellStart"/>
      <w:r w:rsidRPr="00815A3C">
        <w:rPr>
          <w:szCs w:val="20"/>
        </w:rPr>
        <w:t>Pky</w:t>
      </w:r>
      <w:proofErr w:type="spellEnd"/>
      <w:r w:rsidRPr="00815A3C">
        <w:rPr>
          <w:szCs w:val="20"/>
        </w:rPr>
        <w:t>, Orlando, FL 32827, USA</w:t>
      </w:r>
    </w:p>
    <w:p w14:paraId="4AD88567" w14:textId="77777777" w:rsidR="00D44428" w:rsidRPr="00815A3C" w:rsidRDefault="00D44428" w:rsidP="00D44428">
      <w:pPr>
        <w:pStyle w:val="MDPI14history"/>
        <w:spacing w:before="0"/>
        <w:ind w:left="311" w:hanging="198"/>
      </w:pPr>
      <w:r w:rsidRPr="00815A3C">
        <w:rPr>
          <w:b/>
        </w:rPr>
        <w:t>*</w:t>
      </w:r>
      <w:r w:rsidRPr="00815A3C">
        <w:tab/>
        <w:t>Correspondence: ataebi@ucdavis.edu; Tel.: +1-407-580-4654</w:t>
      </w:r>
    </w:p>
    <w:p w14:paraId="6F828D4B" w14:textId="77777777" w:rsidR="00D44428" w:rsidRPr="00815A3C" w:rsidRDefault="00D44428" w:rsidP="00D44428">
      <w:pPr>
        <w:pStyle w:val="MDPI14history"/>
      </w:pPr>
      <w:r w:rsidRPr="00815A3C">
        <w:t>Received: date; Accepted: date; Published: date</w:t>
      </w:r>
    </w:p>
    <w:p w14:paraId="7E735E05" w14:textId="79451FEF" w:rsidR="00D44428" w:rsidRPr="00815A3C" w:rsidRDefault="00D44428" w:rsidP="00D44428">
      <w:pPr>
        <w:pStyle w:val="MDPI17abstract"/>
      </w:pPr>
      <w:r w:rsidRPr="00815A3C">
        <w:rPr>
          <w:b/>
        </w:rPr>
        <w:t xml:space="preserve">Abstract: </w:t>
      </w:r>
      <w:r w:rsidRPr="00815A3C">
        <w:t xml:space="preserve">The objective of this study is to extract positive and negative peak velocity profiles from Doppler echocardiographic images. These profiles </w:t>
      </w:r>
      <w:r w:rsidR="009D5E99">
        <w:t>are currently estimated using tedious manual approach</w:t>
      </w:r>
      <w:r w:rsidR="003C258D">
        <w:t xml:space="preserve">es. Profiles </w:t>
      </w:r>
      <w:r w:rsidRPr="00815A3C">
        <w:t>can be used to establish realistic boundary condition</w:t>
      </w:r>
      <w:r w:rsidR="00A66F22">
        <w:t>s</w:t>
      </w:r>
      <w:r w:rsidRPr="00815A3C">
        <w:t xml:space="preserve"> for computational hemodynamic studies</w:t>
      </w:r>
      <w:r w:rsidR="003C258D">
        <w:t xml:space="preserve"> and </w:t>
      </w:r>
      <w:r w:rsidR="003C258D" w:rsidRPr="00815A3C">
        <w:t>to estimate cardiac time intervals</w:t>
      </w:r>
      <w:r w:rsidR="003C258D">
        <w:t>, which are of clinical utility</w:t>
      </w:r>
      <w:r w:rsidRPr="00815A3C">
        <w:t xml:space="preserve">. </w:t>
      </w:r>
      <w:r w:rsidR="003C258D">
        <w:t>In the current study, d</w:t>
      </w:r>
      <w:r w:rsidRPr="00815A3C">
        <w:t xml:space="preserve">igital image processing algorithms that rely on intensity calculations and two different thresholding methods were proposed and tested. Image intensity histograms were used to guide threshold choices, which were selected such that the resulting velocity profiles appropriately represent Doppler shift </w:t>
      </w:r>
      <w:r w:rsidRPr="001213D2">
        <w:rPr>
          <w:color w:val="auto"/>
        </w:rPr>
        <w:t>envelopes.</w:t>
      </w:r>
      <w:r w:rsidRPr="00815A3C">
        <w:t xml:space="preserve"> The resulting peak velocity profiles contained artifacts in the form of sudden velocity changes and possible outliers. </w:t>
      </w:r>
      <w:r w:rsidR="00683237">
        <w:t>T</w:t>
      </w:r>
      <w:r w:rsidR="00683237" w:rsidRPr="00815A3C">
        <w:t>o reduce these artifacts</w:t>
      </w:r>
      <w:r w:rsidR="00683237">
        <w:t>, i</w:t>
      </w:r>
      <w:r w:rsidRPr="00815A3C">
        <w:t xml:space="preserve">mage smoothing using a moving average process was then </w:t>
      </w:r>
      <w:r w:rsidR="00683237">
        <w:t>implemented</w:t>
      </w:r>
      <w:r w:rsidRPr="00815A3C">
        <w:t xml:space="preserve">. Bland-Altman analysis suggested good agreement between the two thresholding methods. </w:t>
      </w:r>
      <w:r w:rsidR="00230B04">
        <w:t>Artifacts decreased</w:t>
      </w:r>
      <w:r w:rsidR="00230B04">
        <w:rPr>
          <w:rStyle w:val="CommentReference"/>
          <w:rFonts w:ascii="Times New Roman" w:hAnsi="Times New Roman"/>
          <w:lang w:bidi="ar-SA"/>
        </w:rPr>
        <w:t xml:space="preserve"> </w:t>
      </w:r>
      <w:r w:rsidRPr="00815A3C">
        <w:t xml:space="preserve">when image smoothing was performed. Results also suggested that one thresholding method tended to provide the lower-limit (i.e. underestimate) of velocities, while the second tended to provide the velocity upper-limit (i.e., overestimate). Combining estimates from both methods appeared to provide </w:t>
      </w:r>
      <w:r w:rsidR="003C258D">
        <w:t xml:space="preserve">a </w:t>
      </w:r>
      <w:r w:rsidR="009D5E99">
        <w:t xml:space="preserve">smoother </w:t>
      </w:r>
      <w:r w:rsidRPr="00815A3C">
        <w:t xml:space="preserve">peak velocity profile estimate. </w:t>
      </w:r>
      <w:bookmarkStart w:id="0" w:name="_Hlk522296641"/>
      <w:r w:rsidRPr="00815A3C">
        <w:t xml:space="preserve">The proposed automated approach may be useful for objective estimation of </w:t>
      </w:r>
      <w:r w:rsidR="00804C06">
        <w:t xml:space="preserve">peak </w:t>
      </w:r>
      <w:r w:rsidR="009D5E99">
        <w:t>velocity profiles, which</w:t>
      </w:r>
      <w:r w:rsidR="00804C06">
        <w:t xml:space="preserve"> may be </w:t>
      </w:r>
      <w:r w:rsidR="009D5E99">
        <w:t>helpful for</w:t>
      </w:r>
      <w:r w:rsidR="00804C06">
        <w:t xml:space="preserve"> </w:t>
      </w:r>
      <w:r w:rsidR="009D5E99">
        <w:t xml:space="preserve">computational hemodynamic studies and may increase the efficiency of current </w:t>
      </w:r>
      <w:r w:rsidRPr="00815A3C">
        <w:t xml:space="preserve">clinical </w:t>
      </w:r>
      <w:r w:rsidR="009D5E99">
        <w:t>diagnostic tools</w:t>
      </w:r>
      <w:r w:rsidRPr="00815A3C">
        <w:t>.</w:t>
      </w:r>
      <w:bookmarkEnd w:id="0"/>
    </w:p>
    <w:p w14:paraId="2AEAD5B0" w14:textId="77777777" w:rsidR="00D44428" w:rsidRPr="00815A3C" w:rsidRDefault="00D44428" w:rsidP="00D44428">
      <w:pPr>
        <w:pStyle w:val="MDPI18keywords"/>
      </w:pPr>
      <w:r w:rsidRPr="00815A3C">
        <w:rPr>
          <w:b/>
        </w:rPr>
        <w:t xml:space="preserve">Keywords: </w:t>
      </w:r>
      <w:r w:rsidRPr="00815A3C">
        <w:t>Doppler echocardiography; peak velocity profile; thresholding; image processing.</w:t>
      </w:r>
    </w:p>
    <w:p w14:paraId="0E147BC2" w14:textId="77777777" w:rsidR="00D44428" w:rsidRPr="00815A3C" w:rsidRDefault="00D44428" w:rsidP="00D44428">
      <w:pPr>
        <w:pStyle w:val="MDPI19line"/>
      </w:pPr>
    </w:p>
    <w:p w14:paraId="42DC8B82" w14:textId="77777777" w:rsidR="00D44428" w:rsidRPr="00815A3C" w:rsidRDefault="00D44428" w:rsidP="00D44428">
      <w:pPr>
        <w:pStyle w:val="MDPI21heading1"/>
        <w:spacing w:before="480"/>
      </w:pPr>
      <w:r w:rsidRPr="00815A3C">
        <w:rPr>
          <w:lang w:eastAsia="zh-CN"/>
        </w:rPr>
        <w:t xml:space="preserve">1. </w:t>
      </w:r>
      <w:r w:rsidRPr="00815A3C">
        <w:t>Introduction</w:t>
      </w:r>
    </w:p>
    <w:p w14:paraId="21E0BF63" w14:textId="025B72B4" w:rsidR="00D44428" w:rsidRPr="00815A3C" w:rsidRDefault="00D44428" w:rsidP="00D44428">
      <w:pPr>
        <w:pStyle w:val="MDPI31text"/>
        <w:rPr>
          <w:color w:val="auto"/>
        </w:rPr>
      </w:pPr>
      <w:bookmarkStart w:id="1" w:name="OLE_LINK1"/>
      <w:bookmarkStart w:id="2" w:name="OLE_LINK2"/>
      <w:r w:rsidRPr="00815A3C">
        <w:rPr>
          <w:color w:val="auto"/>
        </w:rPr>
        <w:t xml:space="preserve">Cardiovascular disease is one of the leading causes of death in the world </w:t>
      </w:r>
      <w:r w:rsidRPr="00815A3C">
        <w:rPr>
          <w:color w:val="auto"/>
        </w:rPr>
        <w:fldChar w:fldCharType="begin" w:fldLock="1"/>
      </w:r>
      <w:r w:rsidR="006A6E27">
        <w:rPr>
          <w:color w:val="auto"/>
        </w:rPr>
        <w:instrText>ADDIN CSL_CITATION {"citationItems":[{"id":"ITEM-1","itemData":{"abstract":"WHO cardiovascular diseases fact sheet providing key facts and information on risk factors, symptoms, rheumatic heart disease, treatment and prevention, WHO response.","container-title":"Fact sheets","id":"ITEM-1","issued":{"date-parts":[["2017"]]},"title":"WHO, Cardiovascular diseases (CVDs)","type":"article"},"uris":["http://www.mendeley.com/documents/?uuid=6fb79d33-b1af-4428-b07c-5638b080440e"]}],"mendeley":{"formattedCitation":"[1]","plainTextFormattedCitation":"[1]","previouslyFormattedCitation":"[1]"},"properties":{"noteIndex":0},"schema":"https://github.com/citation-style-language/schema/raw/master/csl-citation.json"}</w:instrText>
      </w:r>
      <w:r w:rsidRPr="00815A3C">
        <w:rPr>
          <w:color w:val="auto"/>
        </w:rPr>
        <w:fldChar w:fldCharType="separate"/>
      </w:r>
      <w:r w:rsidR="006A6E27" w:rsidRPr="006A6E27">
        <w:rPr>
          <w:noProof/>
          <w:color w:val="auto"/>
        </w:rPr>
        <w:t>[1]</w:t>
      </w:r>
      <w:r w:rsidRPr="00815A3C">
        <w:rPr>
          <w:color w:val="auto"/>
        </w:rPr>
        <w:fldChar w:fldCharType="end"/>
      </w:r>
      <w:r w:rsidRPr="00815A3C">
        <w:rPr>
          <w:color w:val="auto"/>
        </w:rPr>
        <w:t xml:space="preserve">. Doppler echocardiography is a common method used to provide quantitative and qualitative diagnostic information about blood flow velocity and direction. </w:t>
      </w:r>
      <w:bookmarkStart w:id="3" w:name="OLE_LINK4"/>
      <w:bookmarkStart w:id="4" w:name="OLE_LINK5"/>
      <w:r w:rsidRPr="00815A3C">
        <w:rPr>
          <w:color w:val="auto"/>
        </w:rPr>
        <w:t>The measured velocity profiles are used in clinical settings to determine cardiac time intervals which would provide useful information for various cardiovascular conditions</w:t>
      </w:r>
      <w:bookmarkEnd w:id="3"/>
      <w:bookmarkEnd w:id="4"/>
      <w:r w:rsidRPr="00815A3C">
        <w:rPr>
          <w:color w:val="auto"/>
        </w:rPr>
        <w:t xml:space="preserve"> </w:t>
      </w:r>
      <w:r w:rsidRPr="00815A3C">
        <w:rPr>
          <w:color w:val="auto"/>
        </w:rPr>
        <w:fldChar w:fldCharType="begin" w:fldLock="1"/>
      </w:r>
      <w:r w:rsidR="006A6E27">
        <w:rPr>
          <w:color w:val="auto"/>
        </w:rPr>
        <w:instrText>ADDIN CSL_CITATION {"citationItems":[{"id":"ITEM-1","itemData":{"DOI":"10.1161/01.CIR.102.15.1788","ISSN":"0009-7322","abstract":"Background—Noninvasive assessment of diastolic filling by Doppler echocardiography provides important information about left ventricular (LV) status in selected subsets of patients. This study was designed to assess whether mitral annular velocities as assessed ... \\n","author":[{"dropping-particle":"","family":"Ommen","given":"S. R.","non-dropping-particle":"","parse-names":false,"suffix":""},{"dropping-particle":"","family":"Nishimura","given":"R. a.","non-dropping-particle":"","parse-names":false,"suffix":""},{"dropping-particle":"","family":"Appleton","given":"C. P.","non-dropping-particle":"","parse-names":false,"suffix":""},{"dropping-particle":"","family":"Miller","given":"F. a.","non-dropping-particle":"","parse-names":false,"suffix":""},{"dropping-particle":"","family":"Oh","given":"J. K.","non-dropping-particle":"","parse-names":false,"suffix":""},{"dropping-particle":"","family":"Redfield","given":"M. M.","non-dropping-particle":"","parse-names":false,"suffix":""},{"dropping-particle":"","family":"Tajik","given":"a. J.","non-dropping-particle":"","parse-names":false,"suffix":""}],"container-title":"Circulation","id":"ITEM-1","issue":"15","issued":{"date-parts":[["2000"]]},"page":"1788-1794","title":"Clinical utility of Doppler echocardiography and tissue Doppler imaging in the estimation of left ventricular filling pressures: a comparative simultaneous Doppler- …","type":"article-journal","volume":"102"},"uris":["http://www.mendeley.com/documents/?uuid=e642d43e-f9b7-4952-b465-ef62ed3e2e30"]},{"id":"ITEM-2","itemData":{"ISSN":"0914-5087 (Print)","PMID":"11433827","abstract":"Recent technological advances in transthoracic Doppler echocardiography (TTDE) provide visualization of the coronary blood flow signal and noninvasive analysis of coronary flow reserve with a high frequency transducer. Coronary flow velocity and coronary flow reserve measured by TTDE were compared with those measured by a Doppler guide wire. Values of mean coronary flow velocity and coronary flow reserve measured by TTDE were closely correlated with values measured by the invasive Doppler guide wire (r = 0.97, y = 0.94x + 0.40; r = 0.94, y = 0.95x + 0.21, respectively). This noninvasive technique was applied to patients who underwent coronary angiography to evaluate coronary artery disease. There was a significant difference in coronary flow reserve measured by TTDE between patients with and without significant left anterior descending coronary artery stenosis (% diameter stenosis &gt; 70%) (1.5 +/- 0.2 vs 2.6 +/- 0.4, p &lt; 0.001). Coronary flow reserve &lt; 2.0 obtained by TTDE had a high sensitivity (92%) and a high specificity (86%) for the presence of significant left anterior descending coronary artery stenosis. TTDE with a high-frequency transducer can be applied to noninvasive estimation of coronary flow reserve in the clinical setting, and is useful in noninvasive diagnosis of significant coronary stenosis in patients with coronary artery disease.","author":[{"dropping-particle":"","family":"Hozumi","given":"T","non-dropping-particle":"","parse-names":false,"suffix":""},{"dropping-particle":"","family":"Akasaka","given":"T","non-dropping-particle":"","parse-names":false,"suffix":""},{"dropping-particle":"","family":"Yoshida","given":"K","non-dropping-particle":"","parse-names":false,"suffix":""},{"dropping-particle":"","family":"Yoshikawa","given":"J","non-dropping-particle":"","parse-names":false,"suffix":""}],"container-title":"Journal of cardiology","id":"ITEM-2","issued":{"date-parts":[["2001"]]},"page":"43-50","title":"Noninvasive estimation of coronary flow reserve by transthoracic Doppler echocardiography with a high-frequency transducer.","type":"article-journal","volume":"37 Suppl 1"},"uris":["http://www.mendeley.com/documents/?uuid=f2b764ee-5133-441c-9c6e-58ee2a0240a6"]},{"id":"ITEM-3","itemData":{"author":[{"dropping-particle":"","family":"Hozumi","given":"Takeshi","non-dropping-particle":"","parse-names":false,"suffix":""},{"dropping-particle":"","family":"Yoshida","given":"Kiyoshi","non-dropping-particle":"","parse-names":false,"suffix":""},{"dropping-particle":"","family":"Akasaka","given":"Takashi","non-dropping-particle":"","parse-names":false,"suffix":""},{"dropping-particle":"","family":"Asami","given":"Yoshio","non-dropping-particle":"","parse-names":false,"suffix":""},{"dropping-particle":"","family":"Ogata","given":"Yumiko","non-dropping-particle":"","parse-names":false,"suffix":""},{"dropping-particle":"","family":"Takagi","given":"Tsutomu","non-dropping-particle":"","parse-names":false,"suffix":""},{"dropping-particle":"","family":"Kaji","given":"Shuichiro","non-dropping-particle":"","parse-names":false,"suffix":""},{"dropping-particle":"","family":"Kawamoto","given":"Takahiro","non-dropping-particle":"","parse-names":false,"suffix":""},{"dropping-particle":"","family":"Ueda","given":"Yoshiaki","non-dropping-particle":"","parse-names":false,"suffix":""},{"dropping-particle":"","family":"Morioka","given":"Shigefumi","non-dropping-particle":"","parse-names":false,"suffix":""}],"container-title":"Journal of the American College of Cardiology","id":"ITEM-3","issue":"5","issued":{"date-parts":[["1998"]]},"page":"1251-1259","publisher":"Journal of the American College of Cardiology","title":"Noninvasive assessment of coronary flow velocity and coronary flow velocity reserve in the left anterior descending coronary artery by Doppler echocardiography: comparison with invasive technique","type":"article-journal","volume":"32"},"uris":["http://www.mendeley.com/documents/?uuid=e3a09029-9076-4498-950b-f80a80a20671"]},{"id":"ITEM-4","itemData":{"DOI":"10.1161/01.CIR.78.3.672","ISSN":"00097322","PMID":"3409503","abstract":"The relation of the Doppler transmitral flow velocity profile to left ventricular loading conditions and diastolic properties remains poorly described. We studied seven adult mongrel dogs with an open-chest right heart bypass model in which left atrial pressure, representing preload, was varied by controlling blood flow into the pulmonary artery and left ventricular systolic pressure, representing afterload, was controlled independently by pumping blood into or from the femoral arteries. Heart rate was kept constant by crushing the sinus node and pacing the right atrium. Mitral inflow velocity profiles were measured by pulsed-wave Doppler echocardiography at multiple left atrial and left ventricular systolic pressures. In individual dogs, the peak E-wave velocity increased linearly with increasing left atrial V-wave pressure at constant left ventricular systolic pressure and decreased with increasing left ventricular systolic pressure at constant left atrial pressure. Stepwise multiple linear regression analysis of data pooled from all experimental stages in all dogs identified left atrial V-wave pressure, the time constant of relaxation (TL), and left ventricular systolic pressure, in order of decreasing significance, as predictors of the peak E-wave velocity (n = 82, multiple r = 0.87, p less than 0.0001). Multivariate analysis with the same three factors in individual dogs yielded higher r values (mean r = 0.89; range, 0.85-0.97), suggesting the presence of important interdog differences that were not accounted for by these three factors alone. When the values of codeterminant hemodynamic factors were kept within narrower limits, correlations between peak E-wave velocity and left atrial V-wave pressure (n = 35, multiple r = 0.83, p less than 0.0001), TL (n = 76, multiple r = -0.54, p less than 0.0001) and left ventricular systolic pressure (n = 20, multiple r = -0.59, p less than 0.005) improved substantially. In the pooled data, the relation of the peak E-wave velocity to left atrial V-wave pressure was shifted downward by an increase in TL (reduced relaxation rate), and the relation of the peak E-wave velocity to TL was shifted upward by an increase in left atrial V-wave pressure. Multivariate analysis also selected left atrial V-wave pressure and TL as the two most significant correlates of the velocity-time integral and deceleration rate of the E wave.","author":[{"dropping-particle":"","family":"Choong","given":"C. Y.","non-dropping-particle":"","parse-names":false,"suffix":""},{"dropping-particle":"","family":"Abascal","given":"V. M.","non-dropping-particle":"","parse-names":false,"suffix":""},{"dropping-particle":"","family":"Thomas","given":"J. D.","non-dropping-particle":"","parse-names":false,"suffix":""},{"dropping-particle":"","family":"Luis Guerrero","given":"J.","non-dropping-particle":"","parse-names":false,"suffix":""},{"dropping-particle":"","family":"McGlew","given":"S.","non-dropping-particle":"","parse-names":false,"suffix":""},{"dropping-particle":"","family":"Weyman","given":"A. E.","non-dropping-particle":"","parse-names":false,"suffix":""}],"container-title":"Circulation","id":"ITEM-4","issue":"3 I","issued":{"date-parts":[["1988"]]},"page":"672-683","title":"Combined influence of ventricular loading and relaxation on the transmitral flow velocity profile in dogs measured by Doppler echocardiography","type":"article-journal","volume":"78"},"uris":["http://www.mendeley.com/documents/?uuid=7bf6dcb8-4087-49e1-bc99-b0dca35c3bfc"]}],"mendeley":{"formattedCitation":"[2–5]","plainTextFormattedCitation":"[2–5]","previouslyFormattedCitation":"[2–5]"},"properties":{"noteIndex":0},"schema":"https://github.com/citation-style-language/schema/raw/master/csl-citation.json"}</w:instrText>
      </w:r>
      <w:r w:rsidRPr="00815A3C">
        <w:rPr>
          <w:color w:val="auto"/>
        </w:rPr>
        <w:fldChar w:fldCharType="separate"/>
      </w:r>
      <w:r w:rsidR="006A6E27" w:rsidRPr="006A6E27">
        <w:rPr>
          <w:noProof/>
          <w:color w:val="auto"/>
        </w:rPr>
        <w:t>[2–5]</w:t>
      </w:r>
      <w:r w:rsidRPr="00815A3C">
        <w:rPr>
          <w:color w:val="auto"/>
        </w:rPr>
        <w:fldChar w:fldCharType="end"/>
      </w:r>
      <w:r w:rsidRPr="00815A3C">
        <w:rPr>
          <w:color w:val="auto"/>
        </w:rPr>
        <w:t xml:space="preserve">. </w:t>
      </w:r>
      <w:bookmarkStart w:id="5" w:name="_Hlk524166422"/>
      <w:r w:rsidRPr="00815A3C">
        <w:rPr>
          <w:color w:val="auto"/>
        </w:rPr>
        <w:t xml:space="preserve">Cardiac time intervals can be used to predict major cardiovascular events (MACE) </w:t>
      </w:r>
      <w:r w:rsidR="00A66F22">
        <w:rPr>
          <w:color w:val="auto"/>
        </w:rPr>
        <w:t xml:space="preserve">including cardiac </w:t>
      </w:r>
      <w:r w:rsidR="00A66F22" w:rsidRPr="00815A3C">
        <w:rPr>
          <w:color w:val="auto"/>
        </w:rPr>
        <w:t>ischemi</w:t>
      </w:r>
      <w:r w:rsidR="00A66F22">
        <w:rPr>
          <w:color w:val="auto"/>
        </w:rPr>
        <w:t>a,</w:t>
      </w:r>
      <w:r w:rsidRPr="00815A3C">
        <w:rPr>
          <w:color w:val="auto"/>
        </w:rPr>
        <w:t xml:space="preserve"> heart failure or cardiac death. </w:t>
      </w:r>
      <w:bookmarkEnd w:id="5"/>
      <w:r w:rsidRPr="00815A3C">
        <w:rPr>
          <w:color w:val="auto"/>
        </w:rPr>
        <w:t xml:space="preserve">These velocity profiles also have utility in research studies of cardiac physiology and hemodynamics. For example, profiles are useful in elucidating the relationship between physiological processes and seismocardiographic signals </w:t>
      </w:r>
      <w:r w:rsidRPr="00815A3C">
        <w:rPr>
          <w:color w:val="auto"/>
        </w:rPr>
        <w:fldChar w:fldCharType="begin" w:fldLock="1"/>
      </w:r>
      <w:r w:rsidR="006A6E27">
        <w:rPr>
          <w:color w:val="auto"/>
        </w:rPr>
        <w:instrText>ADDIN CSL_CITATION {"citationItems":[{"id":"ITEM-1","itemData":{"DOI":"10.1109/SPMB.2017.8257032","abstract":"Speckle Tracking Echocardiography (STE) is a relatively new method for cardiac function evaluation. In the current study, STE was used to investigate the timing of heart-induced mostly subaudible (i.e., below the frequency limit of human hearing) chest-wall vibrations in relation to the longitudinal myocardial strain. Such an approach may help elucidate the genesis of these vibrations, thereby improving their diagnostic value.","author":[{"dropping-particle":"","family":"Taebi","given":"Amirtaha","non-dropping-particle":"","parse-names":false,"suffix":""},{"dropping-particle":"","family":"Sandler","given":"Richard H","non-dropping-particle":"","parse-names":false,"suffix":""},{"dropping-particle":"","family":"Kakavand","given":"Bahram","non-dropping-particle":"","parse-names":false,"suffix":""},{"dropping-particle":"","family":"Mansy","given":"Hansen A","non-dropping-particle":"","parse-names":false,"suffix":""}],"container-title":"Signal Processing in Medicine and Biology Symposium (SPMB), 2017 IEEE","id":"ITEM-1","issued":{"date-parts":[["2017"]]},"page":"1-2","publisher":"IEEE","publisher-place":"Philadelphia, PA","title":"Seismocardiographic Signal Timing with Myocardial Strain","type":"paper-conference"},"uris":["http://www.mendeley.com/documents/?uuid=cb0aac21-bce0-406d-bc1c-d37a118892d4"]},{"id":"ITEM-2","itemData":{"author":[{"dropping-particle":"","family":"Taebi","given":"Amirtaha","non-dropping-particle":"","parse-names":false,"suffix":""}],"id":"ITEM-2","issued":{"date-parts":[["2018"]]},"publisher":"University of Central Florida","title":"Characterization, Classification, and Genesis of Seismocardiographic Signals","type":"thesis"},"uris":["http://www.mendeley.com/documents/?uuid=47b45be1-76bf-4164-96cb-8845e78fe9a6"]},{"id":"ITEM-3","itemData":{"DOI":"10.3390/vibration2010005","ISSN":"2571-631X","abstract":"Cardiovascular disease is a major cause of death worldwide. New diagnostic tools are needed to provide early detection and intervention to reduce mortality and increase both the duration and quality of life for patients with heart disease. Seismocardiography (SCG) is a technique for noninvasive evaluation of cardiac activity. However, the complexity of SCG signals introduced challenges in SCG studies. Renewed interest in investigating the utility of SCG accelerated in recent years and benefited from new advances in low-cost lightweight sensors, and signal processing and machine learning methods. Recent studies demonstrated the potential clinical utility of SCG signals for the detection and monitoring of certain cardiovascular conditions. While some studies focused on investigating the genesis of SCG signals and their clinical applications, others focused on developing proper signal processing algorithms for noise reduction, and SCG signal feature extraction and classification. This paper reviews the recent advances in the field of SCG.","author":[{"dropping-particle":"","family":"Taebi","given":"Amirtahà","non-dropping-particle":"","parse-names":false,"suffix":""},{"dropping-particle":"","family":"Solar","given":"Brian","non-dropping-particle":"","parse-names":false,"suffix":""},{"dropping-particle":"","family":"Bomar","given":"Andrew","non-dropping-particle":"","parse-names":false,"suffix":""},{"dropping-particle":"","family":"Sandler","given":"Richard","non-dropping-particle":"","parse-names":false,"suffix":""},{"dropping-particle":"","family":"Mansy","given":"Hansen","non-dropping-particle":"","parse-names":false,"suffix":""}],"container-title":"Vibration","id":"ITEM-3","issue":"1","issued":{"date-parts":[["2019","1","14"]]},"page":"64-86","title":"Recent Advances in Seismocardiography","type":"article-journal","volume":"2"},"uris":["http://www.mendeley.com/documents/?uuid=fc1b9073-5de5-467b-b1d9-63c49a993bc1"]}],"mendeley":{"formattedCitation":"[6–8]","plainTextFormattedCitation":"[6–8]","previouslyFormattedCitation":"[6–8]"},"properties":{"noteIndex":0},"schema":"https://github.com/citation-style-language/schema/raw/master/csl-citation.json"}</w:instrText>
      </w:r>
      <w:r w:rsidRPr="00815A3C">
        <w:rPr>
          <w:color w:val="auto"/>
        </w:rPr>
        <w:fldChar w:fldCharType="separate"/>
      </w:r>
      <w:r w:rsidR="006A6E27" w:rsidRPr="006A6E27">
        <w:rPr>
          <w:noProof/>
          <w:color w:val="auto"/>
        </w:rPr>
        <w:t>[6–8]</w:t>
      </w:r>
      <w:r w:rsidRPr="00815A3C">
        <w:rPr>
          <w:color w:val="auto"/>
        </w:rPr>
        <w:fldChar w:fldCharType="end"/>
      </w:r>
      <w:r w:rsidRPr="00815A3C">
        <w:rPr>
          <w:color w:val="auto"/>
        </w:rPr>
        <w:t xml:space="preserve">. Profiles can also be used to develop realistic boundary conditions in computational fluid dynamics simulations of </w:t>
      </w:r>
      <w:r w:rsidR="001A00F5">
        <w:rPr>
          <w:color w:val="auto"/>
        </w:rPr>
        <w:t xml:space="preserve">the </w:t>
      </w:r>
      <w:r w:rsidRPr="00815A3C">
        <w:rPr>
          <w:color w:val="auto"/>
        </w:rPr>
        <w:t xml:space="preserve">heart and </w:t>
      </w:r>
      <w:r w:rsidR="001A00F5">
        <w:rPr>
          <w:color w:val="auto"/>
        </w:rPr>
        <w:t>great vessels</w:t>
      </w:r>
      <w:r w:rsidRPr="00815A3C">
        <w:rPr>
          <w:color w:val="auto"/>
        </w:rPr>
        <w:t xml:space="preserve">, and can potentially lead to more accurate predictions of </w:t>
      </w:r>
      <w:r w:rsidR="001A00F5">
        <w:rPr>
          <w:color w:val="auto"/>
        </w:rPr>
        <w:t xml:space="preserve">important </w:t>
      </w:r>
      <w:r w:rsidRPr="00815A3C">
        <w:rPr>
          <w:color w:val="auto"/>
        </w:rPr>
        <w:t>local and systemic hemodynamic</w:t>
      </w:r>
      <w:r w:rsidR="001A00F5">
        <w:rPr>
          <w:color w:val="auto"/>
        </w:rPr>
        <w:t xml:space="preserve"> changes</w:t>
      </w:r>
      <w:r w:rsidRPr="00815A3C">
        <w:rPr>
          <w:color w:val="auto"/>
        </w:rPr>
        <w:t xml:space="preserve"> </w:t>
      </w:r>
      <w:r w:rsidRPr="00815A3C">
        <w:rPr>
          <w:color w:val="auto"/>
        </w:rPr>
        <w:fldChar w:fldCharType="begin" w:fldLock="1"/>
      </w:r>
      <w:r w:rsidR="006A6E27">
        <w:rPr>
          <w:color w:val="auto"/>
        </w:rPr>
        <w:instrText>ADDIN CSL_CITATION {"citationItems":[{"id":"ITEM-1","itemData":{"abstract":"There are more than 300,000 heart valves implanted annually worldwide with about 50% of them being mechanical valves. The heart valve replacement is often a common treatment for severe valvular disease. However, valves may dysfunction leading to adverse hemodynamic conditions. The current computational study investigated the flow around a bileaflet mechanical heart valve at different leaflet dysfunction levels of 0%, 50%, and 100%, and documented the relevant flow characteristics such as vortical structures and turbulent shear stresses. Studying the flow characteristics through these valves during their normal operation and dysfunction can lead to better understanding of their performance, possibly improved designs, and help identify conditions that may increase the potential risk of blood cell damage. Results suggested that maximum flow velocities increased with dysfunction from 2.05 to 4.49 ms-1 which were accompanied by growing eddies and velocity fluctuations. These fluctuations led to higher turbulent shear stresses from 90 to 800 N.m-2 as dysfunctionality increased. These stress values exceeded the thresholds corresponding to elevated risk of hemolysis and platelet activation. The regions of elevated stresses were concentrated around and downstream of the functional leaflet where high jet velocity and stronger helical structures existed.","author":[{"dropping-particle":"","family":"Khalili","given":"Fardin","non-dropping-particle":"","parse-names":false,"suffix":""},{"dropping-particle":"","family":"Gamage","given":"Peshala P T","non-dropping-particle":"","parse-names":false,"suffix":""},{"dropping-particle":"","family":"Mansy","given":"Hansen A","non-dropping-particle":"","parse-names":false,"suffix":""}],"container-title":"3rd Thermal and Fluids Engineering Conference (TFEC)","id":"ITEM-1","issued":{"date-parts":[["2018"]]},"page":"1-9","publisher-place":"Fort Lauderdale, FL, USA","title":"Prediction of Turbulent Shear Stresses through Dysfunctional Bileaflet Mechanical Heart Valves using Computational Fluid Dynamics","type":"paper-conference"},"uris":["http://www.mendeley.com/documents/?uuid=7d78257b-39be-4af3-9932-5ecf05d289b6"]},{"id":"ITEM-2","itemData":{"DOI":"10.3390/bioengineering5030074","ISSN":"2306-5354","abstract":"Artificial heart valves may dysfunction, leading to thrombus and/or pannus formations. Computational fluid dynamics is a promising tool for improved understanding of heart valve hemodynamics that quantify detailed flow velocities and turbulent stresses to complement Doppler measurements. This combined information can assist in choosing optimal prosthesis for individual patients, aiding in the development of improved valve designs, and illuminating subtle changes to help guide more timely early intervention of valve dysfunction. In this computational study, flow characteristics around a bileaflet mechanical heart valve were investigated. The study focused on the hemodynamic effects of leaflet immobility, specifically, where one leaflet does not fully open. Results showed that leaflet immobility increased the principal turbulent stresses (up to 400%), and increased forces and moments on both leaflets (up to 600% and 4000%, respectively). These unfavorable conditions elevate the risk of blood cell damage and platelet activation, which are known to cascade to more severe leaflet dysfunction. Leaflet immobility appeared to cause maximal velocity within the lateral orifices. This points to the possible importance of measuring maximal velocity at the lateral orifices by Doppler ultrasound (in addition to the central orifice, which is current practice) to determine accurate pressure gradients as markers of valve dysfunction.","author":[{"dropping-particle":"","family":"Khalili","given":"Fardin","non-dropping-particle":"","parse-names":false,"suffix":""},{"dropping-particle":"","family":"Gamage","given":"Peshala","non-dropping-particle":"","parse-names":false,"suffix":""},{"dropping-particle":"","family":"Sandler","given":"Richard","non-dropping-particle":"","parse-names":false,"suffix":""},{"dropping-particle":"","family":"Mansy","given":"Hansen","non-dropping-particle":"","parse-names":false,"suffix":""}],"container-title":"Bioengineering","id":"ITEM-2","issue":"3","issued":{"date-parts":[["2018","9","16"]]},"page":"74","title":"Adverse Hemodynamic Conditions Associated with Mechanical Heart Valve Leaflet Immobility","type":"article-journal","volume":"5"},"uris":["http://www.mendeley.com/documents/?uuid=66ab77d9-7f8e-4e46-83f3-06c19bfba9a1"]}],"mendeley":{"formattedCitation":"[9,10]","plainTextFormattedCitation":"[9,10]","previouslyFormattedCitation":"[9,10]"},"properties":{"noteIndex":0},"schema":"https://github.com/citation-style-language/schema/raw/master/csl-citation.json"}</w:instrText>
      </w:r>
      <w:r w:rsidRPr="00815A3C">
        <w:rPr>
          <w:color w:val="auto"/>
        </w:rPr>
        <w:fldChar w:fldCharType="separate"/>
      </w:r>
      <w:r w:rsidR="006A6E27" w:rsidRPr="006A6E27">
        <w:rPr>
          <w:noProof/>
          <w:color w:val="auto"/>
        </w:rPr>
        <w:t>[9,10]</w:t>
      </w:r>
      <w:r w:rsidRPr="00815A3C">
        <w:rPr>
          <w:color w:val="auto"/>
        </w:rPr>
        <w:fldChar w:fldCharType="end"/>
      </w:r>
      <w:r w:rsidRPr="00815A3C">
        <w:rPr>
          <w:color w:val="auto"/>
        </w:rPr>
        <w:t xml:space="preserve">. Peak flow </w:t>
      </w:r>
      <w:r w:rsidRPr="00815A3C">
        <w:rPr>
          <w:color w:val="auto"/>
        </w:rPr>
        <w:lastRenderedPageBreak/>
        <w:t xml:space="preserve">velocities in different cardiac phases, including systolic, early and late diastolic </w:t>
      </w:r>
      <w:r w:rsidR="001213D2">
        <w:rPr>
          <w:color w:val="auto"/>
        </w:rPr>
        <w:t>can</w:t>
      </w:r>
      <w:r w:rsidRPr="00815A3C">
        <w:rPr>
          <w:color w:val="auto"/>
        </w:rPr>
        <w:t xml:space="preserve"> also</w:t>
      </w:r>
      <w:r w:rsidR="001213D2">
        <w:rPr>
          <w:color w:val="auto"/>
        </w:rPr>
        <w:t xml:space="preserve"> be</w:t>
      </w:r>
      <w:r w:rsidRPr="00815A3C">
        <w:rPr>
          <w:color w:val="auto"/>
        </w:rPr>
        <w:t xml:space="preserve"> measured from these velocity profiles </w:t>
      </w:r>
      <w:r w:rsidRPr="00815A3C">
        <w:rPr>
          <w:color w:val="auto"/>
        </w:rPr>
        <w:fldChar w:fldCharType="begin" w:fldLock="1"/>
      </w:r>
      <w:r w:rsidR="006A6E27">
        <w:rPr>
          <w:color w:val="auto"/>
        </w:rPr>
        <w:instrText>ADDIN CSL_CITATION {"citationItems":[{"id":"ITEM-1","itemData":{"DOI":"10.1161/01.CIR.82.4.1127","ISBN":"0009-7322 (Print)\\r0009-7322 (Linking)","ISSN":"00097322","PMID":"2401056","abstract":"To determine whether pulmonary venous flow and mitral inflow measured by transesophageal pulsed Doppler echocardiography can be used to estimate mean left atrial pressure (LAP), we prospectively studied 47 consecutive patients undergoing cardiovascular surgery. We correlated Doppler variables of pulmonary venous flow and mitral inflow with simultaneously obtained mean LAP and changes in pressure measured by left atrial or pulmonary artery catheters. Among the pulmonary venous flow variables, the systolic fraction (i.e., the systolic velocity-time integral expressed as a fraction of the sum of systolic and early diastolic velocity-time integrals) correlated most strongly with mean LAP (r = -0.88). Of the mitral inflow variables, the ratio of peak early diastolic to peak late diastolic mitral flow velocity correlated most strongly with mean LAP (r = 0.43), but this correlation was not as strong as that with the systolic fraction of pulmonary venous flow. Similarly, changes in the systolic fraction correlated more strongly with changes in mean LAP (r = -0.78) than did changes in the ratio of peak early diastolic to peak late diastolic mitral inflow velocity (r = 0.68). We conclude that in the surgical setting observed, pulmonary venous flow from transesophageal pulsed Doppler echocardiography can be used to estimate mean LAP. This technique may provide a rapid, simple, and relatively noninvasive means of gauging this variable in patients undergoing intraoperative transesophageal echocardiography.","author":[{"dropping-particle":"","family":"Kuecherer","given":"H. F.","non-dropping-particle":"","parse-names":false,"suffix":""},{"dropping-particle":"","family":"Muhiudeen","given":"I. A.","non-dropping-particle":"","parse-names":false,"suffix":""},{"dropping-particle":"","family":"Kusumoto","given":"F. M.","non-dropping-particle":"","parse-names":false,"suffix":""},{"dropping-particle":"","family":"Lee","given":"E.","non-dropping-particle":"","parse-names":false,"suffix":""},{"dropping-particle":"","family":"Moulinier","given":"L. E.","non-dropping-particle":"","parse-names":false,"suffix":""},{"dropping-particle":"","family":"Cahalan","given":"M. K.","non-dropping-particle":"","parse-names":false,"suffix":""},{"dropping-particle":"","family":"Schiller","given":"N. B.","non-dropping-particle":"","parse-names":false,"suffix":""}],"container-title":"Circulation","id":"ITEM-1","issue":"4","issued":{"date-parts":[["1990"]]},"page":"1127-1139","title":"Estimation of mean left atrial pressure from transesophageal pulsed Doppler echocardiography of pulmonary venous flow","type":"article-journal","volume":"82"},"uris":["http://www.mendeley.com/documents/?uuid=f1eeb9b6-ea97-4c5a-9f6b-e487764003de"]}],"mendeley":{"formattedCitation":"[11]","plainTextFormattedCitation":"[11]","previouslyFormattedCitation":"[11]"},"properties":{"noteIndex":0},"schema":"https://github.com/citation-style-language/schema/raw/master/csl-citation.json"}</w:instrText>
      </w:r>
      <w:r w:rsidRPr="00815A3C">
        <w:rPr>
          <w:color w:val="auto"/>
        </w:rPr>
        <w:fldChar w:fldCharType="separate"/>
      </w:r>
      <w:r w:rsidR="006A6E27" w:rsidRPr="006A6E27">
        <w:rPr>
          <w:noProof/>
          <w:color w:val="auto"/>
        </w:rPr>
        <w:t>[11]</w:t>
      </w:r>
      <w:r w:rsidRPr="00815A3C">
        <w:rPr>
          <w:color w:val="auto"/>
        </w:rPr>
        <w:fldChar w:fldCharType="end"/>
      </w:r>
      <w:r w:rsidRPr="00815A3C">
        <w:rPr>
          <w:color w:val="auto"/>
        </w:rPr>
        <w:t>.</w:t>
      </w:r>
    </w:p>
    <w:p w14:paraId="461B058B" w14:textId="35F677C6" w:rsidR="00D44428" w:rsidRPr="00815A3C" w:rsidRDefault="00D44428" w:rsidP="00D44428">
      <w:pPr>
        <w:pStyle w:val="MDPI31text"/>
        <w:rPr>
          <w:color w:val="auto"/>
        </w:rPr>
      </w:pPr>
      <w:bookmarkStart w:id="6" w:name="_Hlk524166565"/>
      <w:r w:rsidRPr="00815A3C">
        <w:rPr>
          <w:color w:val="auto"/>
        </w:rPr>
        <w:t>Image processing has been used to analyze echocardiographic images including Doppler echocardiography</w:t>
      </w:r>
      <w:r w:rsidR="00BD5BF9">
        <w:rPr>
          <w:color w:val="auto"/>
        </w:rPr>
        <w:t xml:space="preserve"> </w:t>
      </w:r>
      <w:r w:rsidRPr="00815A3C">
        <w:rPr>
          <w:color w:val="auto"/>
        </w:rPr>
        <w:fldChar w:fldCharType="begin" w:fldLock="1"/>
      </w:r>
      <w:r w:rsidR="006A6E27">
        <w:rPr>
          <w:color w:val="auto"/>
        </w:rPr>
        <w:instrText>ADDIN CSL_CITATION {"citationItems":[{"id":"ITEM-1","itemData":{"DOI":"10.1016/j.ultrasmedbio.2005.04.016","ISSN":"03015629","PMID":"16085094","abstract":"Currently, Doppler echocardiography analysis is performed manually. An automated method that analyzes the Doppler signal can potentially improve accuracy and result in a powerful tool for noninvasive evaluation of cardiac hemodynamics, especially for patients with atrial fibrillation, where multiple samples are needed to obtain an accurate averaged measurement. The aim of this study was to develop an automated method for Doppler analysis based on image processing and computer vision algorithms. Images were obtained from the mitral valve and the tricuspid valve Doppler tracings from 45 patients, 20 with normal sinus rhythm and 25 with atrial fibrillation. The proposed algorithm automatically detects the maximal velocity envelope of the spectral Doppler ultrasound tracings. Averaged values for the time velocity integral, peak mitral inflow velocity and peak tricuspid regurgitation velocity were calculated for multiple beats available in a single screen frame. Measurements extracted automatically from the maximal velocity envelope were compared to measurements obtained manually by two expert technicians. High linear correlation (r) was found between the automatically- and the manually-extracted parameters (0.95 &lt; r &lt; 0.99). A smaller variation was found in most cases between the manually-calculated average beat and the automated average beat (bias value between 3.8% and 5.2%) than between the manually-calculated average beat and the selection of a representative beat (bias value between 6.2% and -2.6%). The newly-developed automated method offers a new, accurate and reliable clinical tool, particularly for the assessment of patients with irregular heart rate.","author":[{"dropping-particle":"","family":"Greenspan","given":"Hayit","non-dropping-particle":"","parse-names":false,"suffix":""},{"dropping-particle":"","family":"Shechner","given":"Oron","non-dropping-particle":"","parse-names":false,"suffix":""},{"dropping-particle":"","family":"Scheinowitz","given":"Mickey","non-dropping-particle":"","parse-names":false,"suffix":""},{"dropping-particle":"","family":"Feinberg","given":"Micha S.","non-dropping-particle":"","parse-names":false,"suffix":""}],"container-title":"Ultrasound in Medicine &amp; Biology","id":"ITEM-1","issue":"8","issued":{"date-parts":[["2005"]]},"page":"1031-1040","title":"Doppler echocardiography flow-velocity image analysis for patients with atrial fibrillation","type":"article-journal","volume":"31"},"uris":["http://www.mendeley.com/documents/?uuid=d7ed7b68-1c74-4232-997d-222a9571c473"]},{"id":"ITEM-2","itemData":{"DOI":"10.1007/978-3-540-85988-8_117","ISBN":"354085987X","ISSN":"03029743","PMID":"18979841","abstract":"Doppler echocardiography is widely used for functional assessment of heart valves such as mitral valve. In current clinical work flow, to extract Doppler measurements, the envelopes of acquired Doppler spectra are manually traced. We propose a robust algorithm for automatically tracing the envelopes of mitral valve inflow Doppler spectra, which exhibit a large amount of variations in envelope shape and image appearance due to various disease conditions, patient/sonographer/instrument differences, etc. The algorithm is learning-based and capable of fully automatic detection and segmentation of the mitral inflow structures. Experiments show that the algorithm, running within one second, yields comparable performance to experts.","author":[{"dropping-particle":"","family":"Park","given":"Jin Hyeong","non-dropping-particle":"","parse-names":false,"suffix":""},{"dropping-particle":"","family":"Zhou","given":"S. Kevin","non-dropping-particle":"","parse-names":false,"suffix":""},{"dropping-particle":"","family":"Jackson","given":"John","non-dropping-particle":"","parse-names":false,"suffix":""},{"dropping-particle":"","family":"Comaniciu","given":"Dorin","non-dropping-particle":"","parse-names":false,"suffix":""}],"container-title":"Lecture Notes in Computer Science (including subseries Lecture Notes in Artificial Intelligence and Lecture Notes in Bioinformatics)","id":"ITEM-2","issue":"PART 1","issued":{"date-parts":[["2008"]]},"page":"983-990","title":"Automatic mitral valve inflow measurements from doppler echocardiography","type":"paper-conference","volume":"5241 LNCS"},"uris":["http://www.mendeley.com/documents/?uuid=df14c59f-ca77-403f-970e-58d7964c43ec"]},{"id":"ITEM-3","itemData":{"author":[{"dropping-particle":"","family":"Dhutia","given":"Niti M","non-dropping-particle":"","parse-names":false,"suffix":""},{"dropping-particle":"","family":"Cole","given":"Graham D","non-dropping-particle":"","parse-names":false,"suffix":""},{"dropping-particle":"","family":"Willson","given":"Keith","non-dropping-particle":"","parse-names":false,"suffix":""},{"dropping-particle":"","family":"Rueckert","given":"Daniel","non-dropping-particle":"","parse-names":false,"suffix":""},{"dropping-particle":"","family":"Parker","given":"Kim H","non-dropping-particle":"","parse-names":false,"suffix":""},{"dropping-particle":"","family":"Hughes","given":"Alun D","non-dropping-particle":"","parse-names":false,"suffix":""},{"dropping-particle":"","family":"Francis","given":"Darrel P","non-dropping-particle":"","parse-names":false,"suffix":""}],"container-title":"International journal of cardiology","id":"ITEM-3","issue":"3","issued":{"date-parts":[["2012"]]},"page":"394-399","publisher":"Elsevier","title":"A new automated system to identify a consistent sampling position to make tissue Doppler and transmitral Doppler measurements of E, E′ and E/E′","type":"article-journal","volume":"155"},"uris":["http://www.mendeley.com/documents/?uuid=1fd3c12d-8f21-421e-8d51-430c59f16faf"]},{"id":"ITEM-4","itemData":{"DOI":"10.1109/IEMBS.2009.5334968","ISBN":"9781424432967","abstract":"Intra- and inter-observer variability in Doppler velocity echocardiographic measurements (DVEM) is a significant issue. Indeed, imprecisions of DVEM can lead to diagnostic errors, particularly in the quantification of the severity of heart valve dysfunction. To minimize the variability and rapidity of DVEM, we have developed an automatic method of Doppler velocity wave contour detection, based on active contour models. To validate our new method, results obtained with this method were compared to those obtained manually by an experienced echocardiographer on Doppler echocardiographic images of left ventricular outflow tract and transvalvular flow velocity signals recorded in 30 patients, 15 with aortic stenosis and 15 with mitral stenosis. We focused on three essential variables that are measured routinely by Doppler echocardiography in the clinical setting: the maximum velocity, the mean velocity and the velocity-time integral. Comparison between the two methods has shown a very good agreement (linear correlation coefficient R 2  = 0.99 between the automatically and the manually extracted variables). Moreover, the computation time was really short, about 5s. This new method applied to DVEM could, therefore, provide a useful tool to eliminate the intra- and inter-observer variabilities associated with DVEM and thereby to improve the diagnosis of cardiovascular disease. This automatic method could also allow the echocardiographer to realize these measurements within a much shorter period of time compared to standard manual tracing method. From a practical point of view, the model developed can be easily implanted in a standard echocardiographic system. ©2009 IEEE.","author":[{"dropping-particle":"","family":"Gaillard","given":"E.","non-dropping-particle":"","parse-names":false,"suffix":""},{"dropping-particle":"","family":"Kadem","given":"L.","non-dropping-particle":"","parse-names":false,"suffix":""},{"dropping-particle":"","family":"Pibarot","given":"P.","non-dropping-particle":"","parse-names":false,"suffix":""},{"dropping-particle":"","family":"Durand","given":"L.-G.","non-dropping-particle":"","parse-names":false,"suffix":""}],"container-title":"Proceedings of the 31st Annual International Conference of the IEEE Engineering in Medicine and Biology Society: Engineering the Future of Biomedicine, EMBC 2009","id":"ITEM-4","issued":{"date-parts":[["2009"]]},"title":"Optimization of Doppler velocity echocardiographic measurements using an automatic contour detection method","type":"paper-conference"},"uris":["http://www.mendeley.com/documents/?uuid=b8869c37-d6bc-4662-90f1-af088dc44a9c"]},{"id":"ITEM-5","itemData":{"DOI":"10.1007/s10554-017-1092-4","ISBN":"0123456789","ISSN":"15730743","PMID":"28220275","abstract":"Current guidelines for measuring cardiac function by tissue Doppler recommend using multiple beats, but this has a time cost for human operators. We present an open-source, vendor-independent, drag-and-drop software capable of automating the measurement process. A database of ~8000 tissue Doppler beats (48 patients) from the septal and lateral annuli were analyzed by three expert echocardiographers. We developed an intensity- and gradient-based automated algorithm to measure tissue Doppler velocities. We tested its performance against manual measurements from the expert human operators. Our algorithm showed strong agreement with expert human operators. Performance was indistinguishable from a human operator: for algorithm, mean difference and SDD from the mean of human operators' estimates 0.48 +/- 1.12 cm/s (R(2) = 0.82); for the humans individually this was 0.43 +/- 1.11 cm/s (R(2) = 0.84), -0.88 +/- 1.12 cm/s (R(2) = 0.84) and 0.41 +/- 1.30 cm/s (R(2) = 0.78). Agreement between operators and the automated algorithm was preserved when measuring at either the edge or middle of the trace. The algorithm was 10-fold quicker than manual measurements (p &lt; 0.001). This open-source, vendor-independent, drag-and-drop software can make peak velocity measurements from pulsed wave tissue Doppler traces as accurately as human experts. This automation permits rapid, bias-resistant multi-beat analysis from spectral tissue Doppler images.","author":[{"dropping-particle":"","family":"Dhutia","given":"Niti M.","non-dropping-particle":"","parse-names":false,"suffix":""},{"dropping-particle":"","family":"Zolgharni","given":"Massoud","non-dropping-particle":"","parse-names":false,"suffix":""},{"dropping-particle":"","family":"Mielewczik","given":"Michael","non-dropping-particle":"","parse-names":false,"suffix":""},{"dropping-particle":"","family":"Negoita","given":"Madalina","non-dropping-particle":"","parse-names":false,"suffix":""},{"dropping-particle":"","family":"Sacchi","given":"Stefania","non-dropping-particle":"","parse-names":false,"suffix":""},{"dropping-particle":"","family":"Manoharan","given":"Karikaran","non-dropping-particle":"","parse-names":false,"suffix":""},{"dropping-particle":"","family":"Francis","given":"Darrel P.","non-dropping-particle":"","parse-names":false,"suffix":""},{"dropping-particle":"","family":"Cole","given":"Graham D.","non-dropping-particle":"","parse-names":false,"suffix":""}],"container-title":"International Journal of Cardiovascular Imaging","id":"ITEM-5","issue":"8","issued":{"date-parts":[["2017"]]},"page":"1135-1148","title":"Open-source, vendor-independent, automated multi-beat tissue Doppler echocardiography analysis","type":"article-journal","volume":"33"},"uris":["http://www.mendeley.com/documents/?uuid=0ff990d4-1427-492c-aff4-eb7ae554640e"]},{"id":"ITEM-6","itemData":{"DOI":"10.1109/SPMB.2018.8615618","ISBN":"978-1-5386-5916-8","author":[{"dropping-particle":"","family":"Taebi","given":"Amirtaha","non-dropping-particle":"","parse-names":false,"suffix":""},{"dropping-particle":"","family":"Sandler","given":"Richard H.","non-dropping-particle":"","parse-names":false,"suffix":""},{"dropping-particle":"","family":"Kakavand","given":"Bahram","non-dropping-particle":"","parse-names":false,"suffix":""},{"dropping-particle":"","family":"Mansy","given":"Hansen A.","non-dropping-particle":"","parse-names":false,"suffix":""}],"container-title":"2018 IEEE Signal Processing in Medicine and Biology Symposium (SPMB)","id":"ITEM-6","issued":{"date-parts":[["2018","12"]]},"page":"1-4","publisher":"IEEE","title":"Estimating Peak Velocity Profiles from Doppler Echocardiography using Digital Image Processing","type":"paper-conference"},"uris":["http://www.mendeley.com/documents/?uuid=bf72cd44-0717-4dbd-b4d6-c44ad4057775"]}],"mendeley":{"formattedCitation":"[12–17]","plainTextFormattedCitation":"[12–17]","previouslyFormattedCitation":"[12–16]"},"properties":{"noteIndex":0},"schema":"https://github.com/citation-style-language/schema/raw/master/csl-citation.json"}</w:instrText>
      </w:r>
      <w:r w:rsidRPr="00815A3C">
        <w:rPr>
          <w:color w:val="auto"/>
        </w:rPr>
        <w:fldChar w:fldCharType="separate"/>
      </w:r>
      <w:r w:rsidR="006A6E27" w:rsidRPr="006A6E27">
        <w:rPr>
          <w:noProof/>
          <w:color w:val="auto"/>
        </w:rPr>
        <w:t>[12–17]</w:t>
      </w:r>
      <w:r w:rsidRPr="00815A3C">
        <w:rPr>
          <w:color w:val="auto"/>
        </w:rPr>
        <w:fldChar w:fldCharType="end"/>
      </w:r>
      <w:r w:rsidRPr="00815A3C">
        <w:rPr>
          <w:color w:val="auto"/>
        </w:rPr>
        <w:t>.</w:t>
      </w:r>
      <w:bookmarkEnd w:id="6"/>
      <w:r w:rsidRPr="00815A3C">
        <w:rPr>
          <w:color w:val="auto"/>
        </w:rPr>
        <w:t xml:space="preserve"> In this </w:t>
      </w:r>
      <w:r w:rsidR="001213D2">
        <w:rPr>
          <w:color w:val="auto"/>
        </w:rPr>
        <w:t>paper</w:t>
      </w:r>
      <w:r w:rsidRPr="00815A3C">
        <w:rPr>
          <w:color w:val="auto"/>
        </w:rPr>
        <w:t xml:space="preserve">, a study for the automatic extraction of temporal distribution of peak velocity profile from Doppler echocardiography images is presented. The Doppler principle is extremely helpful in evaluating the physiology and pathophysiology of the organ under investigation. </w:t>
      </w:r>
      <w:r w:rsidR="00804C06">
        <w:rPr>
          <w:color w:val="auto"/>
        </w:rPr>
        <w:t>U</w:t>
      </w:r>
      <w:r w:rsidRPr="00815A3C">
        <w:rPr>
          <w:color w:val="auto"/>
        </w:rPr>
        <w:t xml:space="preserve">ltrasound machines generally acquire Doppler images of moving targets. However, </w:t>
      </w:r>
      <w:r w:rsidR="001A00F5">
        <w:rPr>
          <w:color w:val="auto"/>
        </w:rPr>
        <w:t xml:space="preserve">tedious manual measurements are required to </w:t>
      </w:r>
      <w:r w:rsidRPr="00815A3C">
        <w:rPr>
          <w:color w:val="auto"/>
        </w:rPr>
        <w:t>measure peak velocit</w:t>
      </w:r>
      <w:r w:rsidR="001A00F5">
        <w:rPr>
          <w:color w:val="auto"/>
        </w:rPr>
        <w:t xml:space="preserve">ies and </w:t>
      </w:r>
      <w:r w:rsidRPr="00815A3C">
        <w:rPr>
          <w:color w:val="auto"/>
        </w:rPr>
        <w:t xml:space="preserve">various </w:t>
      </w:r>
      <w:r w:rsidR="001A00F5">
        <w:rPr>
          <w:color w:val="auto"/>
        </w:rPr>
        <w:t xml:space="preserve">cardiac </w:t>
      </w:r>
      <w:r w:rsidRPr="00815A3C">
        <w:rPr>
          <w:color w:val="auto"/>
        </w:rPr>
        <w:t xml:space="preserve">time intervals. An algorithm, as the one presented here, can automate </w:t>
      </w:r>
      <w:r w:rsidR="001A00F5">
        <w:rPr>
          <w:color w:val="auto"/>
        </w:rPr>
        <w:t xml:space="preserve">these </w:t>
      </w:r>
      <w:r w:rsidRPr="00815A3C">
        <w:rPr>
          <w:color w:val="auto"/>
        </w:rPr>
        <w:t xml:space="preserve">measurements </w:t>
      </w:r>
      <w:r w:rsidR="001A00F5">
        <w:rPr>
          <w:color w:val="auto"/>
        </w:rPr>
        <w:t xml:space="preserve">and thereby </w:t>
      </w:r>
      <w:r w:rsidRPr="00815A3C">
        <w:rPr>
          <w:color w:val="auto"/>
        </w:rPr>
        <w:t xml:space="preserve">improve workflow significantly. For example, on average, a complete pediatric echo consists of 20 manual measurements of Doppler velocities and time intervals. It becomes clear how efficient the acquisition would be with an automated algorithm. </w:t>
      </w:r>
      <w:bookmarkStart w:id="7" w:name="_Hlk524166472"/>
      <w:r w:rsidRPr="00815A3C">
        <w:rPr>
          <w:color w:val="auto"/>
        </w:rPr>
        <w:t>The proposed algorithm can be especially useful in measurements of aortic ejection time and aortic velocity time integral. These measurements correlate well with cardiac output and are obtained in every diagnostic study.</w:t>
      </w:r>
      <w:bookmarkEnd w:id="7"/>
      <w:r w:rsidRPr="00815A3C">
        <w:rPr>
          <w:color w:val="auto"/>
        </w:rPr>
        <w:t xml:space="preserve"> This paper is organized as follows</w:t>
      </w:r>
      <w:r w:rsidR="001A00F5">
        <w:rPr>
          <w:color w:val="auto"/>
        </w:rPr>
        <w:t>:</w:t>
      </w:r>
      <w:r w:rsidRPr="00815A3C">
        <w:rPr>
          <w:color w:val="auto"/>
        </w:rPr>
        <w:t xml:space="preserve"> Section 2 provides image acquisition methods as well as the proposed image processing algorithm</w:t>
      </w:r>
      <w:r w:rsidR="001A00F5">
        <w:rPr>
          <w:color w:val="auto"/>
        </w:rPr>
        <w:t>; r</w:t>
      </w:r>
      <w:r w:rsidRPr="00815A3C">
        <w:rPr>
          <w:color w:val="auto"/>
        </w:rPr>
        <w:t xml:space="preserve">esults are reported </w:t>
      </w:r>
      <w:r w:rsidR="001A00F5">
        <w:rPr>
          <w:color w:val="auto"/>
        </w:rPr>
        <w:t xml:space="preserve">in section 3 </w:t>
      </w:r>
      <w:r w:rsidRPr="00815A3C">
        <w:rPr>
          <w:color w:val="auto"/>
        </w:rPr>
        <w:t xml:space="preserve">and </w:t>
      </w:r>
      <w:r w:rsidR="004B5B69">
        <w:rPr>
          <w:color w:val="auto"/>
        </w:rPr>
        <w:t xml:space="preserve">conclusions are </w:t>
      </w:r>
      <w:r w:rsidRPr="00815A3C">
        <w:rPr>
          <w:color w:val="auto"/>
        </w:rPr>
        <w:t>discussed in section 4.</w:t>
      </w:r>
    </w:p>
    <w:p w14:paraId="15B07167" w14:textId="77777777" w:rsidR="00D44428" w:rsidRPr="00815A3C" w:rsidRDefault="00D44428" w:rsidP="00D44428">
      <w:pPr>
        <w:pStyle w:val="MDPI21heading1"/>
      </w:pPr>
      <w:r w:rsidRPr="00815A3C">
        <w:rPr>
          <w:lang w:eastAsia="zh-CN"/>
        </w:rPr>
        <w:t xml:space="preserve">2. </w:t>
      </w:r>
      <w:r w:rsidRPr="00815A3C">
        <w:t>Materials and Methods</w:t>
      </w:r>
    </w:p>
    <w:p w14:paraId="2CFB2FF8" w14:textId="609B1010" w:rsidR="00D44428" w:rsidRPr="00815A3C" w:rsidRDefault="00D44428" w:rsidP="00D44428">
      <w:pPr>
        <w:pStyle w:val="MDPI31text"/>
      </w:pPr>
      <w:bookmarkStart w:id="8" w:name="_Hlk522338969"/>
      <w:r w:rsidRPr="00815A3C">
        <w:t>In a Doppler echocardiography, the speed and direction of blood flow within the heart are determined noninvasively using Doppler effect</w:t>
      </w:r>
      <w:r w:rsidR="001A00F5">
        <w:t xml:space="preserve"> (a distinct advantage to invasive cardiac catheterization, expensive cardiac MRI, and without the radiation or dye reaction risks of CT angiography</w:t>
      </w:r>
      <w:r w:rsidR="00DB1F11">
        <w:t>)</w:t>
      </w:r>
      <w:r w:rsidRPr="00815A3C">
        <w:t xml:space="preserve">. In </w:t>
      </w:r>
      <w:proofErr w:type="spellStart"/>
      <w:r w:rsidR="002B1503">
        <w:t>doppler</w:t>
      </w:r>
      <w:proofErr w:type="spellEnd"/>
      <w:r w:rsidR="002B1503">
        <w:t xml:space="preserve"> </w:t>
      </w:r>
      <w:proofErr w:type="spellStart"/>
      <w:r w:rsidR="002B1503">
        <w:t>cardiography</w:t>
      </w:r>
      <w:proofErr w:type="spellEnd"/>
      <w:r w:rsidR="00DB1F11">
        <w:t>,</w:t>
      </w:r>
      <w:r w:rsidR="002B1503">
        <w:t xml:space="preserve"> </w:t>
      </w:r>
      <w:r w:rsidRPr="00815A3C">
        <w:t xml:space="preserve">the ultrasound beam should be parallel to the blood flow which </w:t>
      </w:r>
      <w:r w:rsidR="002B1503">
        <w:t xml:space="preserve">is a potential </w:t>
      </w:r>
      <w:r w:rsidRPr="00815A3C">
        <w:t xml:space="preserve">limitation of </w:t>
      </w:r>
      <w:r w:rsidR="002B1503">
        <w:t>the</w:t>
      </w:r>
      <w:r w:rsidR="002B1503" w:rsidRPr="00815A3C">
        <w:t xml:space="preserve"> </w:t>
      </w:r>
      <w:r w:rsidRPr="00815A3C">
        <w:t xml:space="preserve">method. </w:t>
      </w:r>
      <w:bookmarkStart w:id="9" w:name="_Hlk522340402"/>
      <w:bookmarkEnd w:id="8"/>
      <w:r w:rsidRPr="00815A3C">
        <w:t>Ultrasound machines make use of the Doppler shift principle to determine the direction and velocity of a structure (tissue or blood) based on the formula, ∆</w:t>
      </w:r>
      <w:r w:rsidRPr="00815A3C">
        <w:rPr>
          <w:i/>
        </w:rPr>
        <w:t>f</w:t>
      </w:r>
      <w:r w:rsidRPr="00815A3C">
        <w:t xml:space="preserve"> = </w:t>
      </w:r>
      <w:proofErr w:type="spellStart"/>
      <w:r w:rsidRPr="00815A3C">
        <w:rPr>
          <w:i/>
        </w:rPr>
        <w:t>f</w:t>
      </w:r>
      <w:r w:rsidRPr="00815A3C">
        <w:rPr>
          <w:vertAlign w:val="subscript"/>
        </w:rPr>
        <w:t>t</w:t>
      </w:r>
      <w:proofErr w:type="spellEnd"/>
      <w:r w:rsidRPr="00815A3C">
        <w:t xml:space="preserve"> – </w:t>
      </w:r>
      <w:proofErr w:type="spellStart"/>
      <w:r w:rsidRPr="00815A3C">
        <w:rPr>
          <w:i/>
        </w:rPr>
        <w:t>f</w:t>
      </w:r>
      <w:r w:rsidRPr="00815A3C">
        <w:rPr>
          <w:vertAlign w:val="subscript"/>
        </w:rPr>
        <w:t>r</w:t>
      </w:r>
      <w:proofErr w:type="spellEnd"/>
      <w:r w:rsidRPr="00815A3C">
        <w:t xml:space="preserve">, where </w:t>
      </w:r>
      <w:proofErr w:type="spellStart"/>
      <w:r w:rsidRPr="00815A3C">
        <w:rPr>
          <w:i/>
        </w:rPr>
        <w:t>f</w:t>
      </w:r>
      <w:r w:rsidRPr="00815A3C">
        <w:rPr>
          <w:vertAlign w:val="subscript"/>
        </w:rPr>
        <w:t>t</w:t>
      </w:r>
      <w:proofErr w:type="spellEnd"/>
      <w:r w:rsidRPr="00815A3C">
        <w:t xml:space="preserve"> and </w:t>
      </w:r>
      <w:proofErr w:type="spellStart"/>
      <w:r w:rsidRPr="00815A3C">
        <w:rPr>
          <w:i/>
        </w:rPr>
        <w:t>f</w:t>
      </w:r>
      <w:r w:rsidRPr="00815A3C">
        <w:rPr>
          <w:vertAlign w:val="subscript"/>
        </w:rPr>
        <w:t>r</w:t>
      </w:r>
      <w:proofErr w:type="spellEnd"/>
      <w:r w:rsidRPr="00815A3C">
        <w:t xml:space="preserve"> are the transmitted and reflected frequency, respectively. The motion of the structure toward the ultrasound transducer results in compression of the reflected waves, reducing its period </w:t>
      </w:r>
      <w:r w:rsidR="00D31A93" w:rsidRPr="00815A3C">
        <w:t>(</w:t>
      </w:r>
      <w:r w:rsidR="00D31A93">
        <w:t xml:space="preserve">i.e., negative </w:t>
      </w:r>
      <w:r w:rsidR="00D31A93" w:rsidRPr="00815A3C">
        <w:t>∆</w:t>
      </w:r>
      <w:r w:rsidRPr="00815A3C">
        <w:t>P</w:t>
      </w:r>
      <w:r w:rsidR="00D31A93">
        <w:t>, where P is the period</w:t>
      </w:r>
      <w:r w:rsidRPr="00815A3C">
        <w:t>)</w:t>
      </w:r>
      <w:ins w:id="10" w:author="HA Mansy" w:date="2019-06-27T19:27:00Z">
        <w:r w:rsidR="004E2BAC">
          <w:t xml:space="preserve">, which increases the frequency of the </w:t>
        </w:r>
      </w:ins>
      <w:ins w:id="11" w:author="HA Mansy" w:date="2019-06-27T19:28:00Z">
        <w:r w:rsidR="004E2BAC">
          <w:t xml:space="preserve">reflected </w:t>
        </w:r>
      </w:ins>
      <w:ins w:id="12" w:author="HA Mansy" w:date="2019-06-27T19:27:00Z">
        <w:r w:rsidR="004E2BAC">
          <w:t>waves</w:t>
        </w:r>
      </w:ins>
      <w:ins w:id="13" w:author="HA Mansy" w:date="2019-06-27T19:28:00Z">
        <w:r w:rsidR="004E2BAC">
          <w:t xml:space="preserve"> (</w:t>
        </w:r>
      </w:ins>
      <w:ins w:id="14" w:author="HA Mansy" w:date="2019-06-27T19:30:00Z">
        <w:r w:rsidR="004E2BAC">
          <w:t xml:space="preserve">i.e., </w:t>
        </w:r>
      </w:ins>
      <w:ins w:id="15" w:author="HA Mansy" w:date="2019-06-27T19:28:00Z">
        <w:r w:rsidR="004E2BAC">
          <w:t xml:space="preserve">negative </w:t>
        </w:r>
      </w:ins>
      <w:ins w:id="16" w:author="HA Mansy" w:date="2019-06-27T19:29:00Z">
        <w:r w:rsidR="004E2BAC" w:rsidRPr="00815A3C">
          <w:t>∆</w:t>
        </w:r>
        <w:r w:rsidR="004E2BAC" w:rsidRPr="00815A3C">
          <w:rPr>
            <w:i/>
          </w:rPr>
          <w:t>f</w:t>
        </w:r>
      </w:ins>
      <w:ins w:id="17" w:author="HA Mansy" w:date="2019-06-27T19:28:00Z">
        <w:r w:rsidR="004E2BAC">
          <w:t>)</w:t>
        </w:r>
      </w:ins>
      <w:del w:id="18" w:author="HA Mansy" w:date="2019-06-27T19:21:00Z">
        <w:r w:rsidRPr="00815A3C" w:rsidDel="004E2BAC">
          <w:delText xml:space="preserve"> and wavelength</w:delText>
        </w:r>
      </w:del>
      <w:r w:rsidRPr="00815A3C">
        <w:t xml:space="preserve">. In the same manner, </w:t>
      </w:r>
      <w:r w:rsidR="00D31A93">
        <w:t xml:space="preserve">a positive </w:t>
      </w:r>
      <w:r w:rsidR="00D31A93" w:rsidRPr="00815A3C">
        <w:t>∆</w:t>
      </w:r>
      <w:r w:rsidRPr="00815A3C">
        <w:t xml:space="preserve">P would indicate an object moving away from the transducer. By convention, </w:t>
      </w:r>
      <w:r w:rsidR="00D31A93">
        <w:t xml:space="preserve">negative </w:t>
      </w:r>
      <w:r w:rsidR="00D31A93" w:rsidRPr="00815A3C">
        <w:t>∆</w:t>
      </w:r>
      <w:r w:rsidRPr="00815A3C">
        <w:t xml:space="preserve">P is displayed above the baseline and </w:t>
      </w:r>
      <w:r w:rsidR="00D31A93">
        <w:t xml:space="preserve">positive </w:t>
      </w:r>
      <w:r w:rsidR="00D31A93" w:rsidRPr="00815A3C">
        <w:t>∆</w:t>
      </w:r>
      <w:r w:rsidRPr="00815A3C">
        <w:t>P below the baseline. These principles are used routinely by ultrasound systems.</w:t>
      </w:r>
    </w:p>
    <w:p w14:paraId="3B6C15BC" w14:textId="77777777" w:rsidR="00D44428" w:rsidRPr="00815A3C" w:rsidRDefault="00D44428" w:rsidP="00D44428">
      <w:pPr>
        <w:pStyle w:val="MDPI31text"/>
      </w:pPr>
      <w:r w:rsidRPr="00815A3C">
        <w:t xml:space="preserve">In this study, Doppler echocardiography videos were recorded from a cardiovascular ultrasound machine (Model: EPIQ 5, Philips, Netherlands) without moving or tilting the probe at a frame rate of </w:t>
      </w:r>
      <w:r w:rsidRPr="00815A3C">
        <w:rPr>
          <w:color w:val="auto"/>
        </w:rPr>
        <w:t>30</w:t>
      </w:r>
      <w:r w:rsidRPr="00815A3C">
        <w:t xml:space="preserve"> frames per second.</w:t>
      </w:r>
      <w:bookmarkEnd w:id="9"/>
      <w:r w:rsidRPr="00815A3C">
        <w:t xml:space="preserve"> The echocardiography video frames were then read as 8-bit unsigned integer images using MATLAB (R2015b, The MathWorks, Inc., Natick, MA). Therefore, the color components of these images were integers in the range [0, 256]. 8-bit images were used since they would provide enough information (e.g., tonal range</w:t>
      </w:r>
      <w:r w:rsidR="00D31A93">
        <w:t xml:space="preserve"> and resolution</w:t>
      </w:r>
      <w:r w:rsidRPr="00815A3C">
        <w:t xml:space="preserve">) for estimating the peak velocity profiles in this study. </w:t>
      </w:r>
    </w:p>
    <w:p w14:paraId="3C8AA291" w14:textId="77777777" w:rsidR="00D44428" w:rsidRPr="00815A3C" w:rsidRDefault="00D44428" w:rsidP="00D44428">
      <w:pPr>
        <w:pStyle w:val="MDPI31text"/>
      </w:pPr>
      <w:r w:rsidRPr="00815A3C">
        <w:t xml:space="preserve">The images were considered as a scalar function </w:t>
      </w:r>
      <w:r w:rsidRPr="00815A3C">
        <w:rPr>
          <w:i/>
          <w:iCs/>
        </w:rPr>
        <w:t xml:space="preserve">f </w:t>
      </w:r>
      <w:r w:rsidRPr="00815A3C">
        <w:t>(</w:t>
      </w:r>
      <w:r w:rsidRPr="00815A3C">
        <w:rPr>
          <w:i/>
          <w:iCs/>
        </w:rPr>
        <w:t>X</w:t>
      </w:r>
      <w:r w:rsidRPr="00815A3C">
        <w:t xml:space="preserve">, </w:t>
      </w:r>
      <w:r w:rsidRPr="00815A3C">
        <w:rPr>
          <w:i/>
          <w:iCs/>
        </w:rPr>
        <w:t>Y</w:t>
      </w:r>
      <w:r w:rsidRPr="00815A3C">
        <w:t xml:space="preserve">), where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sidRPr="00815A3C">
        <w:t xml:space="preserve"> = [1, …, </w:t>
      </w:r>
      <w:r w:rsidRPr="00815A3C">
        <w:rPr>
          <w:i/>
          <w:iCs/>
        </w:rPr>
        <w:t>m</w:t>
      </w:r>
      <w:r w:rsidRPr="00815A3C">
        <w:t xml:space="preserve">] and </w:t>
      </w:r>
      <w:r w:rsidRPr="00815A3C">
        <w:rPr>
          <w:i/>
          <w:iCs/>
        </w:rPr>
        <w:t>Y</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y</w:t>
      </w:r>
      <w:r w:rsidRPr="00815A3C">
        <w:t xml:space="preserve"> = [1, …, </w:t>
      </w:r>
      <w:r w:rsidRPr="00815A3C">
        <w:rPr>
          <w:i/>
          <w:iCs/>
        </w:rPr>
        <w:t>n</w:t>
      </w:r>
      <w:r w:rsidRPr="00815A3C">
        <w:t xml:space="preserve">], and </w:t>
      </w:r>
      <w:r w:rsidRPr="00815A3C">
        <w:rPr>
          <w:i/>
          <w:iCs/>
        </w:rPr>
        <w:t>m</w:t>
      </w:r>
      <w:r w:rsidRPr="00815A3C">
        <w:t xml:space="preserve"> and </w:t>
      </w:r>
      <w:r w:rsidRPr="00815A3C">
        <w:rPr>
          <w:i/>
          <w:iCs/>
        </w:rPr>
        <w:t>n</w:t>
      </w:r>
      <w:r w:rsidRPr="00815A3C">
        <w:t xml:space="preserve"> are the number of pixels in the horizontal and vertical directions, respectively. Figure 1.a shows a sample Doppler echocardiography image taken from the center of the mitral valve of a 55-year-old male with no history of heart disease. This image shows the 4-chamber view of the heart, where the Doppler sample volume is placed in mitral valve inflow. The Doppler flow above the baseline depicts the inflow (from the left atrium to the left ventricle), and the Doppler flow below the baseline is the outflow (from the left ventricle toward the aorta). In Figure 1.a, </w:t>
      </w:r>
      <w:r w:rsidRPr="00815A3C">
        <w:rPr>
          <w:i/>
          <w:iCs/>
        </w:rPr>
        <w:t>m</w:t>
      </w:r>
      <w:r w:rsidRPr="00815A3C">
        <w:t xml:space="preserve"> and </w:t>
      </w:r>
      <w:r w:rsidRPr="00815A3C">
        <w:rPr>
          <w:i/>
          <w:iCs/>
        </w:rPr>
        <w:t>n</w:t>
      </w:r>
      <w:r w:rsidRPr="00815A3C">
        <w:t xml:space="preserve"> are 1920 and 1080, respectively. The Doppler baseline (i.e., zero velocity) is shown as a yellow solid line at </w:t>
      </w:r>
      <w:proofErr w:type="spellStart"/>
      <w:r w:rsidRPr="00815A3C">
        <w:rPr>
          <w:i/>
          <w:iCs/>
        </w:rPr>
        <w:t>Y</w:t>
      </w:r>
      <w:r w:rsidRPr="00815A3C">
        <w:rPr>
          <w:i/>
          <w:iCs/>
          <w:vertAlign w:val="subscript"/>
        </w:rPr>
        <w:t>base</w:t>
      </w:r>
      <w:proofErr w:type="spellEnd"/>
      <w:r w:rsidRPr="00815A3C">
        <w:t xml:space="preserve"> = 790. Positive and negative shifts are displayed above and below this line, and are indicative of blood flow towards and away from the transducer, respectively.</w:t>
      </w:r>
    </w:p>
    <w:p w14:paraId="2D8B6347" w14:textId="25746839" w:rsidR="00D44428" w:rsidRPr="00815A3C" w:rsidRDefault="00D44428" w:rsidP="00D44428">
      <w:pPr>
        <w:pStyle w:val="MDPI31text"/>
      </w:pPr>
      <w:r w:rsidRPr="00815A3C">
        <w:t xml:space="preserve">An image processing algorithm was developed to extract peak velocity profiles from the </w:t>
      </w:r>
      <w:r w:rsidR="001318B1" w:rsidRPr="00815A3C">
        <w:t>echocardiograph</w:t>
      </w:r>
      <w:r w:rsidR="001318B1">
        <w:t>ic</w:t>
      </w:r>
      <w:r w:rsidR="001318B1" w:rsidRPr="00815A3C">
        <w:t xml:space="preserve"> </w:t>
      </w:r>
      <w:r w:rsidRPr="00815A3C">
        <w:t xml:space="preserve">images. The algorithm was based on identification and thresholding of gray color pixels in the echocardiography images and it can be summarized in </w:t>
      </w:r>
      <w:r w:rsidR="001318B1">
        <w:t xml:space="preserve">the </w:t>
      </w:r>
      <w:r w:rsidRPr="00815A3C">
        <w:t>following steps:</w:t>
      </w:r>
    </w:p>
    <w:p w14:paraId="576C6306" w14:textId="136AB4A9" w:rsidR="00D44428" w:rsidRPr="00815A3C" w:rsidRDefault="00D44428" w:rsidP="00D44428">
      <w:pPr>
        <w:pStyle w:val="MDPI38bullet"/>
      </w:pPr>
      <w:r w:rsidRPr="00815A3C">
        <w:t xml:space="preserve">Step 1- Load the raw </w:t>
      </w:r>
      <w:r w:rsidR="001318B1" w:rsidRPr="00815A3C">
        <w:t>echocardiograph</w:t>
      </w:r>
      <w:r w:rsidR="001318B1">
        <w:t>ic</w:t>
      </w:r>
      <w:r w:rsidR="001318B1" w:rsidRPr="00815A3C">
        <w:t xml:space="preserve"> </w:t>
      </w:r>
      <w:r w:rsidRPr="00815A3C">
        <w:t>image (such as the one shown in Figure 1.a).</w:t>
      </w:r>
    </w:p>
    <w:p w14:paraId="741FBAEA" w14:textId="3E9C69E1" w:rsidR="00D44428" w:rsidRPr="00815A3C" w:rsidRDefault="00D44428" w:rsidP="00D44428">
      <w:pPr>
        <w:pStyle w:val="MDPI38bullet"/>
      </w:pPr>
      <w:r w:rsidRPr="00815A3C">
        <w:lastRenderedPageBreak/>
        <w:t xml:space="preserve">Step 2 - Define a region of interest (ROI) that </w:t>
      </w:r>
      <w:ins w:id="19" w:author="HA Mansy" w:date="2019-06-27T19:44:00Z">
        <w:r w:rsidR="006E14EB">
          <w:rPr>
            <w:color w:val="FF0000"/>
          </w:rPr>
          <w:t>encompasses</w:t>
        </w:r>
        <w:r w:rsidR="006E14EB" w:rsidRPr="00C85FD2">
          <w:rPr>
            <w:color w:val="FF0000"/>
          </w:rPr>
          <w:t xml:space="preserve"> the gray pixels containing the </w:t>
        </w:r>
      </w:ins>
      <w:ins w:id="20" w:author="HA Mansy" w:date="2019-06-27T20:35:00Z">
        <w:r w:rsidR="00281128">
          <w:rPr>
            <w:color w:val="FF0000"/>
          </w:rPr>
          <w:t xml:space="preserve">blood </w:t>
        </w:r>
      </w:ins>
      <w:ins w:id="21" w:author="HA Mansy" w:date="2019-06-27T19:44:00Z">
        <w:r w:rsidR="006E14EB" w:rsidRPr="00C85FD2">
          <w:rPr>
            <w:color w:val="FF0000"/>
          </w:rPr>
          <w:t>velocity information</w:t>
        </w:r>
      </w:ins>
      <w:del w:id="22" w:author="HA Mansy" w:date="2019-06-27T19:44:00Z">
        <w:r w:rsidRPr="00815A3C" w:rsidDel="006E14EB">
          <w:delText>contains the Doppler shift</w:delText>
        </w:r>
      </w:del>
      <w:r w:rsidRPr="00815A3C">
        <w:t xml:space="preserve"> (1 &lt; </w:t>
      </w:r>
      <w:r w:rsidRPr="00815A3C">
        <w:rPr>
          <w:i/>
          <w:iCs/>
        </w:rPr>
        <w:t>x</w:t>
      </w:r>
      <w:r w:rsidRPr="00815A3C">
        <w:t xml:space="preserve"> &lt; </w:t>
      </w:r>
      <w:r w:rsidRPr="00815A3C">
        <w:rPr>
          <w:i/>
          <w:iCs/>
        </w:rPr>
        <w:t>m</w:t>
      </w:r>
      <w:r w:rsidRPr="00815A3C">
        <w:t xml:space="preserve">,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t xml:space="preserve">), where </w:t>
      </w:r>
      <w:proofErr w:type="spellStart"/>
      <w:r w:rsidRPr="00815A3C">
        <w:rPr>
          <w:i/>
          <w:iCs/>
        </w:rPr>
        <w:t>n</w:t>
      </w:r>
      <w:r w:rsidRPr="00815A3C">
        <w:rPr>
          <w:i/>
          <w:iCs/>
          <w:vertAlign w:val="subscript"/>
        </w:rPr>
        <w:t>up</w:t>
      </w:r>
      <w:proofErr w:type="spellEnd"/>
      <w:r w:rsidRPr="00815A3C">
        <w:t xml:space="preserve"> and </w:t>
      </w:r>
      <w:proofErr w:type="spellStart"/>
      <w:r w:rsidRPr="00815A3C">
        <w:rPr>
          <w:i/>
          <w:iCs/>
        </w:rPr>
        <w:t>n</w:t>
      </w:r>
      <w:r w:rsidRPr="00815A3C">
        <w:rPr>
          <w:i/>
          <w:iCs/>
          <w:vertAlign w:val="subscript"/>
        </w:rPr>
        <w:t>lo</w:t>
      </w:r>
      <w:proofErr w:type="spellEnd"/>
      <w:r w:rsidRPr="00815A3C">
        <w:t xml:space="preserve"> are the upper and lower borders of the ROI, respectively (Figure 1.a) then remove pixels outside the ROI. For example, all pixels above </w:t>
      </w:r>
      <w:proofErr w:type="spellStart"/>
      <w:r w:rsidRPr="00815A3C">
        <w:rPr>
          <w:i/>
          <w:iCs/>
        </w:rPr>
        <w:t>n</w:t>
      </w:r>
      <w:r w:rsidRPr="00815A3C">
        <w:rPr>
          <w:i/>
          <w:iCs/>
          <w:vertAlign w:val="subscript"/>
        </w:rPr>
        <w:t>up</w:t>
      </w:r>
      <w:proofErr w:type="spellEnd"/>
      <w:r w:rsidRPr="00815A3C">
        <w:t xml:space="preserve"> = 575 and below </w:t>
      </w:r>
      <w:proofErr w:type="spellStart"/>
      <w:r w:rsidRPr="00815A3C">
        <w:rPr>
          <w:i/>
          <w:iCs/>
        </w:rPr>
        <w:t>n</w:t>
      </w:r>
      <w:r w:rsidRPr="00815A3C">
        <w:rPr>
          <w:i/>
          <w:iCs/>
          <w:vertAlign w:val="subscript"/>
        </w:rPr>
        <w:t>lo</w:t>
      </w:r>
      <w:proofErr w:type="spellEnd"/>
      <w:r w:rsidRPr="00815A3C">
        <w:t xml:space="preserve"> = 1030 in Figure 1.</w:t>
      </w:r>
      <w:proofErr w:type="spellStart"/>
      <w:r w:rsidRPr="00815A3C">
        <w:t>a</w:t>
      </w:r>
      <w:proofErr w:type="spellEnd"/>
      <w:r w:rsidRPr="00815A3C">
        <w:t xml:space="preserve"> are removed. Figure 1.b shows the resulting image. The histogram of ROI is shown in Figure 1.c.</w:t>
      </w:r>
    </w:p>
    <w:p w14:paraId="14439FBA" w14:textId="77777777" w:rsidR="00EC17F5" w:rsidRPr="00EC17F5" w:rsidRDefault="00D44428">
      <w:pPr>
        <w:pStyle w:val="MDPI32textnoindent"/>
        <w:numPr>
          <w:ilvl w:val="0"/>
          <w:numId w:val="2"/>
        </w:numPr>
        <w:ind w:left="425" w:hanging="425"/>
      </w:pPr>
      <w:r w:rsidRPr="00815A3C">
        <w:rPr>
          <w:color w:val="auto"/>
        </w:rPr>
        <w:t xml:space="preserve">Step 3 - </w:t>
      </w:r>
      <w:bookmarkStart w:id="23" w:name="_Hlk522296328"/>
      <w:r w:rsidRPr="00815A3C">
        <w:rPr>
          <w:color w:val="auto"/>
        </w:rPr>
        <w:t>Calculate the gray scale inte</w:t>
      </w:r>
      <w:bookmarkStart w:id="24" w:name="_GoBack"/>
      <w:bookmarkEnd w:id="24"/>
      <w:r w:rsidRPr="00815A3C">
        <w:rPr>
          <w:color w:val="auto"/>
        </w:rPr>
        <w:t xml:space="preserve">nsity of pixels, </w:t>
      </w:r>
      <w:r w:rsidRPr="00815A3C">
        <w:rPr>
          <w:i/>
          <w:iCs/>
          <w:color w:val="auto"/>
        </w:rPr>
        <w:t>µ</w:t>
      </w:r>
      <w:r w:rsidRPr="00815A3C">
        <w:rPr>
          <w:color w:val="auto"/>
        </w:rPr>
        <w:t xml:space="preserve"> at pixel (</w:t>
      </w:r>
      <w:r w:rsidRPr="00815A3C">
        <w:rPr>
          <w:i/>
          <w:iCs/>
        </w:rPr>
        <w:t>X</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x</w:t>
      </w:r>
      <w:r w:rsidRPr="00815A3C">
        <w:rPr>
          <w:rFonts w:cs="Cambria Math"/>
          <w:color w:val="auto"/>
        </w:rPr>
        <w:t xml:space="preserve">, </w:t>
      </w:r>
      <w:r w:rsidRPr="00815A3C">
        <w:rPr>
          <w:i/>
          <w:iCs/>
        </w:rPr>
        <w:t>Y</w:t>
      </w:r>
      <w:r w:rsidRPr="00815A3C">
        <w:t xml:space="preserve"> </w:t>
      </w:r>
      <w:r w:rsidRPr="00815A3C">
        <w:rPr>
          <w:rFonts w:ascii="Cambria Math" w:hAnsi="Cambria Math" w:cs="Cambria Math"/>
          <w:color w:val="auto"/>
        </w:rPr>
        <w:t>∈</w:t>
      </w:r>
      <w:r w:rsidRPr="00815A3C">
        <w:rPr>
          <w:rFonts w:cs="Cambria Math"/>
          <w:color w:val="auto"/>
        </w:rPr>
        <w:t xml:space="preserve"> </w:t>
      </w:r>
      <w:r w:rsidRPr="00815A3C">
        <w:rPr>
          <w:rFonts w:cs="Cambria Math"/>
          <w:i/>
          <w:iCs/>
          <w:color w:val="auto"/>
        </w:rPr>
        <w:t>y</w:t>
      </w:r>
      <w:r w:rsidRPr="00815A3C">
        <w:rPr>
          <w:color w:val="auto"/>
        </w:rPr>
        <w:t>)</w:t>
      </w:r>
      <w:r w:rsidR="006A6E27">
        <w:rPr>
          <w:color w:val="auto"/>
        </w:rPr>
        <w:t>.</w:t>
      </w:r>
      <w:r w:rsidRPr="00815A3C">
        <w:rPr>
          <w:color w:val="auto"/>
        </w:rPr>
        <w:t xml:space="preserve"> </w:t>
      </w:r>
      <w:bookmarkEnd w:id="23"/>
    </w:p>
    <w:p w14:paraId="1B811983" w14:textId="099E2D7C" w:rsidR="00D44428" w:rsidRPr="00815A3C" w:rsidRDefault="00D44428" w:rsidP="00EC17F5">
      <w:pPr>
        <w:pStyle w:val="MDPI32textnoindent"/>
        <w:numPr>
          <w:ilvl w:val="0"/>
          <w:numId w:val="2"/>
        </w:numPr>
        <w:ind w:left="425" w:hanging="425"/>
      </w:pPr>
      <w:r w:rsidRPr="00815A3C">
        <w:t xml:space="preserve">Step 4 - Find the maximum </w:t>
      </w:r>
      <w:r w:rsidRPr="006A6E27">
        <w:rPr>
          <w:i/>
          <w:iCs/>
          <w:color w:val="auto"/>
        </w:rPr>
        <w:t>µ</w:t>
      </w:r>
      <w:r w:rsidRPr="00815A3C">
        <w:t xml:space="preserve"> intensity at each vertical line (i.e., at each </w:t>
      </w:r>
      <w:r w:rsidRPr="006A6E27">
        <w:rPr>
          <w:i/>
          <w:iCs/>
        </w:rPr>
        <w:t>X</w:t>
      </w:r>
      <w:r w:rsidRPr="00815A3C">
        <w:t xml:space="preserve"> </w:t>
      </w:r>
      <w:r w:rsidRPr="006A6E27">
        <w:rPr>
          <w:rFonts w:ascii="Cambria Math" w:hAnsi="Cambria Math" w:cs="Cambria Math"/>
          <w:color w:val="auto"/>
        </w:rPr>
        <w:t>∈</w:t>
      </w:r>
      <w:r w:rsidRPr="006A6E27">
        <w:rPr>
          <w:rFonts w:cs="Cambria Math"/>
          <w:color w:val="auto"/>
        </w:rPr>
        <w:t xml:space="preserve"> </w:t>
      </w:r>
      <w:r w:rsidRPr="006A6E27">
        <w:rPr>
          <w:rFonts w:cs="Cambria Math"/>
          <w:i/>
          <w:iCs/>
          <w:color w:val="auto"/>
        </w:rPr>
        <w:t>x</w:t>
      </w:r>
      <w:r w:rsidRPr="006A6E27">
        <w:rPr>
          <w:rFonts w:cs="Cambria Math"/>
          <w:color w:val="auto"/>
        </w:rPr>
        <w:t xml:space="preserve">) for </w:t>
      </w:r>
      <w:proofErr w:type="spellStart"/>
      <w:r w:rsidRPr="006A6E27">
        <w:rPr>
          <w:i/>
          <w:iCs/>
        </w:rPr>
        <w:t>n</w:t>
      </w:r>
      <w:r w:rsidRPr="006A6E27">
        <w:rPr>
          <w:i/>
          <w:iCs/>
          <w:vertAlign w:val="subscript"/>
        </w:rPr>
        <w:t>up</w:t>
      </w:r>
      <w:proofErr w:type="spellEnd"/>
      <w:r w:rsidRPr="00815A3C">
        <w:t xml:space="preserve"> &lt; </w:t>
      </w:r>
      <w:r w:rsidRPr="006A6E27">
        <w:rPr>
          <w:i/>
          <w:iCs/>
        </w:rPr>
        <w:t>y</w:t>
      </w:r>
      <w:r w:rsidRPr="00815A3C">
        <w:t xml:space="preserve"> &lt; </w:t>
      </w:r>
      <w:proofErr w:type="spellStart"/>
      <w:r w:rsidRPr="006A6E27">
        <w:rPr>
          <w:i/>
          <w:iCs/>
        </w:rPr>
        <w:t>n</w:t>
      </w:r>
      <w:r w:rsidRPr="006A6E27">
        <w:rPr>
          <w:i/>
          <w:iCs/>
          <w:vertAlign w:val="subscript"/>
        </w:rPr>
        <w:t>lo</w:t>
      </w:r>
      <w:proofErr w:type="spellEnd"/>
      <w:r w:rsidRPr="006A6E27">
        <w:rPr>
          <w:rFonts w:cs="Cambria Math"/>
          <w:color w:val="auto"/>
        </w:rPr>
        <w:t xml:space="preserve">, and was called </w:t>
      </w:r>
      <w:r w:rsidRPr="006A6E27">
        <w:rPr>
          <w:i/>
          <w:iCs/>
          <w:color w:val="auto"/>
        </w:rPr>
        <w:t>µ</w:t>
      </w:r>
      <w:proofErr w:type="spellStart"/>
      <w:proofErr w:type="gramStart"/>
      <w:r w:rsidRPr="006A6E27">
        <w:rPr>
          <w:i/>
          <w:iCs/>
          <w:color w:val="auto"/>
          <w:vertAlign w:val="subscript"/>
        </w:rPr>
        <w:t>max,X</w:t>
      </w:r>
      <w:proofErr w:type="spellEnd"/>
      <w:r w:rsidRPr="006A6E27">
        <w:rPr>
          <w:rFonts w:cs="Cambria Math"/>
          <w:color w:val="auto"/>
        </w:rPr>
        <w:t>.</w:t>
      </w:r>
      <w:proofErr w:type="gramEnd"/>
    </w:p>
    <w:p w14:paraId="42BC8890" w14:textId="3A44CC67" w:rsidR="00D44428" w:rsidRPr="00815A3C" w:rsidRDefault="00D44428" w:rsidP="00D44428">
      <w:pPr>
        <w:pStyle w:val="MDPI38bullet"/>
      </w:pPr>
      <w:r w:rsidRPr="00815A3C">
        <w:t xml:space="preserve">Step 5 – Detect gray pixel edges. Here, two different thresholding methods are attempted to detect the edge of the gray pixels in the ROI. In the first method (Figure 2.a), edge search starts at upper and lower borders of the ROI and moves towards the baseline. The upper and lower edges of the Doppler shift at each </w:t>
      </w:r>
      <w:r w:rsidRPr="00815A3C">
        <w:rPr>
          <w:i/>
          <w:iCs/>
        </w:rPr>
        <w:t>X</w:t>
      </w:r>
      <w:r w:rsidRPr="00815A3C">
        <w:rPr>
          <w:rFonts w:cs="Cambria Math"/>
          <w:color w:val="auto"/>
        </w:rPr>
        <w:t xml:space="preserve"> are chosen as the smallest and largest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rPr>
          <w:rFonts w:cs="Cambria Math"/>
          <w:color w:val="auto"/>
        </w:rPr>
        <w:t xml:space="preserve">) such that </w:t>
      </w:r>
      <w:r w:rsidRPr="00815A3C">
        <w:rPr>
          <w:i/>
          <w:iCs/>
          <w:color w:val="auto"/>
        </w:rPr>
        <w:t>µ(X, Y)</w:t>
      </w:r>
      <w:r w:rsidRPr="00815A3C">
        <w:rPr>
          <w:color w:val="auto"/>
        </w:rPr>
        <w:t xml:space="preserve"> &gt; θ</w:t>
      </w:r>
      <w:r w:rsidRPr="00815A3C">
        <w:rPr>
          <w:color w:val="auto"/>
          <w:vertAlign w:val="subscript"/>
        </w:rPr>
        <w:t>1</w:t>
      </w:r>
      <w:r w:rsidRPr="00815A3C">
        <w:rPr>
          <w:color w:val="auto"/>
        </w:rPr>
        <w:t xml:space="preserve"> </w:t>
      </w:r>
      <w:r w:rsidRPr="00815A3C">
        <w:rPr>
          <w:i/>
          <w:iCs/>
          <w:color w:val="auto"/>
        </w:rPr>
        <w:t>µ</w:t>
      </w:r>
      <w:proofErr w:type="spellStart"/>
      <w:r w:rsidRPr="00815A3C">
        <w:rPr>
          <w:i/>
          <w:iCs/>
          <w:color w:val="auto"/>
          <w:vertAlign w:val="subscript"/>
        </w:rPr>
        <w:t>max</w:t>
      </w:r>
      <w:r w:rsidRPr="00EC17F5">
        <w:rPr>
          <w:i/>
          <w:iCs/>
          <w:color w:val="auto"/>
          <w:vertAlign w:val="subscript"/>
        </w:rPr>
        <w:t>,X</w:t>
      </w:r>
      <w:proofErr w:type="spellEnd"/>
      <w:r w:rsidRPr="00815A3C">
        <w:t>, where θ</w:t>
      </w:r>
      <w:r w:rsidRPr="00815A3C">
        <w:rPr>
          <w:vertAlign w:val="subscript"/>
        </w:rPr>
        <w:t>1</w:t>
      </w:r>
      <w:r w:rsidRPr="00815A3C">
        <w:t xml:space="preserve"> is the threshold value</w:t>
      </w:r>
      <w:r w:rsidR="007134E3">
        <w:t>,</w:t>
      </w:r>
      <w:r w:rsidR="001318B1">
        <w:t xml:space="preserve"> </w:t>
      </w:r>
      <w:r w:rsidR="001318B1" w:rsidRPr="00815A3C">
        <w:rPr>
          <w:i/>
          <w:iCs/>
          <w:color w:val="auto"/>
        </w:rPr>
        <w:t>µ</w:t>
      </w:r>
      <w:r w:rsidR="007134E3" w:rsidRPr="00815A3C">
        <w:rPr>
          <w:i/>
          <w:iCs/>
          <w:color w:val="auto"/>
        </w:rPr>
        <w:t>(X, Y)</w:t>
      </w:r>
      <w:r w:rsidR="001318B1">
        <w:rPr>
          <w:iCs/>
          <w:color w:val="auto"/>
        </w:rPr>
        <w:t xml:space="preserve"> is the intensity of the pixel located at </w:t>
      </w:r>
      <w:r w:rsidR="007134E3" w:rsidRPr="00815A3C">
        <w:rPr>
          <w:i/>
          <w:iCs/>
          <w:color w:val="auto"/>
        </w:rPr>
        <w:t>(X, Y)</w:t>
      </w:r>
      <w:r w:rsidR="007134E3">
        <w:rPr>
          <w:i/>
          <w:iCs/>
          <w:color w:val="auto"/>
        </w:rPr>
        <w:t xml:space="preserve">, </w:t>
      </w:r>
      <w:r w:rsidR="007134E3">
        <w:rPr>
          <w:iCs/>
          <w:color w:val="auto"/>
        </w:rPr>
        <w:t xml:space="preserve">and </w:t>
      </w:r>
      <w:r w:rsidR="00EC17F5" w:rsidRPr="00815A3C">
        <w:rPr>
          <w:i/>
          <w:iCs/>
          <w:color w:val="auto"/>
        </w:rPr>
        <w:t>µ</w:t>
      </w:r>
      <w:proofErr w:type="spellStart"/>
      <w:r w:rsidR="00EC17F5" w:rsidRPr="00815A3C">
        <w:rPr>
          <w:i/>
          <w:iCs/>
          <w:color w:val="auto"/>
          <w:vertAlign w:val="subscript"/>
        </w:rPr>
        <w:t>max</w:t>
      </w:r>
      <w:r w:rsidR="00EC17F5" w:rsidRPr="00EC17F5">
        <w:rPr>
          <w:i/>
          <w:iCs/>
          <w:color w:val="auto"/>
          <w:vertAlign w:val="subscript"/>
        </w:rPr>
        <w:t>,X</w:t>
      </w:r>
      <w:proofErr w:type="spellEnd"/>
      <w:r w:rsidR="007134E3">
        <w:rPr>
          <w:iCs/>
          <w:color w:val="auto"/>
        </w:rPr>
        <w:t xml:space="preserve"> is the maximum intensity at time </w:t>
      </w:r>
      <w:r w:rsidR="007134E3" w:rsidRPr="00563A2E">
        <w:rPr>
          <w:i/>
          <w:iCs/>
          <w:color w:val="auto"/>
        </w:rPr>
        <w:t>X</w:t>
      </w:r>
      <w:r w:rsidRPr="00815A3C">
        <w:t>. This method is designed to provide a lower-limit of the velocity magnitude.</w:t>
      </w:r>
    </w:p>
    <w:p w14:paraId="55CFCB36" w14:textId="77777777" w:rsidR="00D44428" w:rsidRPr="00815A3C" w:rsidRDefault="005234B5" w:rsidP="00D44428">
      <w:pPr>
        <w:pStyle w:val="MDPI52figure"/>
      </w:pPr>
      <w:r w:rsidRPr="00815A3C">
        <w:rPr>
          <w:noProof/>
          <w:snapToGrid/>
          <w:lang w:eastAsia="en-US" w:bidi="ar-SA"/>
        </w:rPr>
        <w:drawing>
          <wp:inline distT="0" distB="0" distL="0" distR="0" wp14:anchorId="23905909" wp14:editId="73B46198">
            <wp:extent cx="5541645" cy="246697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1645" cy="2466975"/>
                    </a:xfrm>
                    <a:prstGeom prst="rect">
                      <a:avLst/>
                    </a:prstGeom>
                    <a:noFill/>
                    <a:ln>
                      <a:noFill/>
                    </a:ln>
                  </pic:spPr>
                </pic:pic>
              </a:graphicData>
            </a:graphic>
          </wp:inline>
        </w:drawing>
      </w:r>
    </w:p>
    <w:p w14:paraId="1FB3BAB9" w14:textId="1FB72B62" w:rsidR="00D44428" w:rsidRPr="00815A3C" w:rsidRDefault="00D44428" w:rsidP="00D44428">
      <w:pPr>
        <w:pStyle w:val="MDPI51figurecaption"/>
      </w:pPr>
      <w:r w:rsidRPr="00815A3C">
        <w:rPr>
          <w:b/>
          <w:bCs/>
        </w:rPr>
        <w:t>Figure 1.</w:t>
      </w:r>
      <w:r w:rsidRPr="00815A3C">
        <w:t xml:space="preserve"> (a) A sample Doppler echocardiography image. The horizontal and vertical axes represent the number of pixels. The upper and lower borders of the ROI are marked with white solid lines. The baseline is shown with yellow solid line. (b) The resulting image after removing the image portions </w:t>
      </w:r>
      <w:r w:rsidR="007134E3">
        <w:t>outside ROI</w:t>
      </w:r>
      <w:r w:rsidRPr="00815A3C">
        <w:t>. (c) Histogram of the ROI.</w:t>
      </w:r>
    </w:p>
    <w:p w14:paraId="4D0F1875" w14:textId="77777777" w:rsidR="00D44428" w:rsidRPr="00815A3C" w:rsidRDefault="005234B5" w:rsidP="00D44428">
      <w:pPr>
        <w:pStyle w:val="MDPI52figure"/>
      </w:pPr>
      <w:r w:rsidRPr="00815A3C">
        <w:rPr>
          <w:noProof/>
          <w:snapToGrid/>
          <w:lang w:eastAsia="en-US" w:bidi="ar-SA"/>
        </w:rPr>
        <w:drawing>
          <wp:inline distT="0" distB="0" distL="0" distR="0" wp14:anchorId="6A10EE51" wp14:editId="26937B0F">
            <wp:extent cx="4295775" cy="2396490"/>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2396490"/>
                    </a:xfrm>
                    <a:prstGeom prst="rect">
                      <a:avLst/>
                    </a:prstGeom>
                    <a:noFill/>
                    <a:ln>
                      <a:noFill/>
                    </a:ln>
                  </pic:spPr>
                </pic:pic>
              </a:graphicData>
            </a:graphic>
          </wp:inline>
        </w:drawing>
      </w:r>
    </w:p>
    <w:p w14:paraId="572A24C2" w14:textId="77777777" w:rsidR="00D44428" w:rsidRPr="00815A3C" w:rsidRDefault="00D44428" w:rsidP="00D44428">
      <w:pPr>
        <w:pStyle w:val="MDPI51figurecaption"/>
      </w:pPr>
      <w:r w:rsidRPr="00815A3C">
        <w:rPr>
          <w:b/>
          <w:bCs/>
        </w:rPr>
        <w:t>Figure 2.</w:t>
      </w:r>
      <w:r w:rsidRPr="00815A3C">
        <w:t xml:space="preserve"> Gray pixels edge detection using (a) method 1, and (b) method 2. The averaged intensity is shown for (</w:t>
      </w:r>
      <w:r w:rsidRPr="00815A3C">
        <w:rPr>
          <w:i/>
          <w:iCs/>
        </w:rPr>
        <w:t>X</w:t>
      </w:r>
      <w:r w:rsidRPr="00815A3C">
        <w:t xml:space="preserve"> = 450,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t>).</w:t>
      </w:r>
    </w:p>
    <w:p w14:paraId="06D101AB" w14:textId="6F8C7AE4" w:rsidR="00D44428" w:rsidRPr="00815A3C" w:rsidRDefault="00D44428" w:rsidP="00EE3C5E">
      <w:pPr>
        <w:pStyle w:val="MDPI38bullet"/>
        <w:numPr>
          <w:ilvl w:val="0"/>
          <w:numId w:val="0"/>
        </w:numPr>
        <w:ind w:left="450"/>
        <w:rPr>
          <w:color w:val="auto"/>
        </w:rPr>
      </w:pPr>
      <w:r w:rsidRPr="00815A3C">
        <w:lastRenderedPageBreak/>
        <w:t xml:space="preserve">In the second method (Figure 2.b), edge search starts at the baseline and moves towards the ROI borders. The upper edge at each </w:t>
      </w:r>
      <w:r w:rsidRPr="00815A3C">
        <w:rPr>
          <w:i/>
          <w:iCs/>
        </w:rPr>
        <w:t>X</w:t>
      </w:r>
      <w:r w:rsidRPr="00815A3C">
        <w:t xml:space="preserve"> is found as the smallest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n</w:t>
      </w:r>
      <w:r w:rsidRPr="00815A3C">
        <w:rPr>
          <w:i/>
          <w:iCs/>
          <w:vertAlign w:val="subscript"/>
        </w:rPr>
        <w:t>up</w:t>
      </w:r>
      <w:proofErr w:type="spellEnd"/>
      <w:r w:rsidRPr="00815A3C">
        <w:t xml:space="preserve"> &lt; </w:t>
      </w:r>
      <w:r w:rsidRPr="00815A3C">
        <w:rPr>
          <w:i/>
          <w:iCs/>
        </w:rPr>
        <w:t>y</w:t>
      </w:r>
      <w:r w:rsidRPr="00815A3C">
        <w:t xml:space="preserve"> &lt; </w:t>
      </w:r>
      <w:proofErr w:type="spellStart"/>
      <w:r w:rsidRPr="00815A3C">
        <w:rPr>
          <w:i/>
          <w:iCs/>
        </w:rPr>
        <w:t>Y</w:t>
      </w:r>
      <w:r w:rsidRPr="00815A3C">
        <w:rPr>
          <w:i/>
          <w:iCs/>
          <w:vertAlign w:val="subscript"/>
        </w:rPr>
        <w:t>base</w:t>
      </w:r>
      <w:proofErr w:type="spellEnd"/>
      <w:r w:rsidRPr="00815A3C">
        <w:rPr>
          <w:rFonts w:cs="Cambria Math"/>
          <w:color w:val="auto"/>
        </w:rPr>
        <w:t xml:space="preserve">) such that </w:t>
      </w:r>
      <w:proofErr w:type="gramStart"/>
      <w:r w:rsidRPr="00815A3C">
        <w:rPr>
          <w:i/>
          <w:iCs/>
          <w:color w:val="auto"/>
        </w:rPr>
        <w:t>µ(</w:t>
      </w:r>
      <w:proofErr w:type="gramEnd"/>
      <w:r w:rsidRPr="00815A3C">
        <w:rPr>
          <w:i/>
          <w:iCs/>
          <w:color w:val="auto"/>
        </w:rPr>
        <w:t>X, Y)</w:t>
      </w:r>
      <w:r w:rsidRPr="00815A3C">
        <w:rPr>
          <w:color w:val="auto"/>
        </w:rPr>
        <w:t xml:space="preserve"> &lt; θ</w:t>
      </w:r>
      <w:r w:rsidRPr="00815A3C">
        <w:rPr>
          <w:color w:val="auto"/>
          <w:vertAlign w:val="subscript"/>
        </w:rPr>
        <w:t>2</w:t>
      </w:r>
      <w:r w:rsidRPr="00815A3C">
        <w:rPr>
          <w:color w:val="auto"/>
        </w:rPr>
        <w:t xml:space="preserve"> </w:t>
      </w:r>
      <w:r w:rsidRPr="00815A3C">
        <w:rPr>
          <w:i/>
          <w:iCs/>
          <w:color w:val="auto"/>
        </w:rPr>
        <w:t>µ</w:t>
      </w:r>
      <w:proofErr w:type="spellStart"/>
      <w:r w:rsidRPr="00815A3C">
        <w:rPr>
          <w:i/>
          <w:iCs/>
          <w:color w:val="auto"/>
          <w:vertAlign w:val="subscript"/>
        </w:rPr>
        <w:t>max</w:t>
      </w:r>
      <w:r w:rsidRPr="00EE3C5E">
        <w:rPr>
          <w:i/>
          <w:iCs/>
          <w:color w:val="auto"/>
          <w:vertAlign w:val="subscript"/>
        </w:rPr>
        <w:t>,X</w:t>
      </w:r>
      <w:proofErr w:type="spellEnd"/>
      <w:r w:rsidRPr="00815A3C">
        <w:rPr>
          <w:color w:val="auto"/>
        </w:rPr>
        <w:t xml:space="preserve">. The lower edge is calculated as the largest </w:t>
      </w:r>
      <w:r w:rsidRPr="00815A3C">
        <w:rPr>
          <w:i/>
          <w:iCs/>
        </w:rPr>
        <w:t>Y</w:t>
      </w:r>
      <w:r w:rsidRPr="00815A3C">
        <w:t xml:space="preserve"> </w:t>
      </w:r>
      <w:r w:rsidRPr="00815A3C">
        <w:rPr>
          <w:rFonts w:ascii="Cambria Math" w:hAnsi="Cambria Math" w:cs="Cambria Math"/>
          <w:color w:val="auto"/>
        </w:rPr>
        <w:t>∈ (</w:t>
      </w:r>
      <w:proofErr w:type="spellStart"/>
      <w:r w:rsidRPr="00815A3C">
        <w:rPr>
          <w:i/>
          <w:iCs/>
        </w:rPr>
        <w:t>Y</w:t>
      </w:r>
      <w:r w:rsidRPr="00815A3C">
        <w:rPr>
          <w:i/>
          <w:iCs/>
          <w:vertAlign w:val="subscript"/>
        </w:rPr>
        <w:t>base</w:t>
      </w:r>
      <w:proofErr w:type="spellEnd"/>
      <w:r w:rsidRPr="00815A3C">
        <w:t xml:space="preserve"> &lt; </w:t>
      </w:r>
      <w:r w:rsidRPr="00815A3C">
        <w:rPr>
          <w:i/>
          <w:iCs/>
        </w:rPr>
        <w:t>y</w:t>
      </w:r>
      <w:r w:rsidRPr="00815A3C">
        <w:t xml:space="preserve"> &lt; </w:t>
      </w:r>
      <w:proofErr w:type="spellStart"/>
      <w:r w:rsidRPr="00815A3C">
        <w:rPr>
          <w:i/>
          <w:iCs/>
        </w:rPr>
        <w:t>n</w:t>
      </w:r>
      <w:r w:rsidRPr="00815A3C">
        <w:rPr>
          <w:i/>
          <w:iCs/>
          <w:vertAlign w:val="subscript"/>
        </w:rPr>
        <w:t>lo</w:t>
      </w:r>
      <w:proofErr w:type="spellEnd"/>
      <w:r w:rsidRPr="00815A3C">
        <w:rPr>
          <w:rFonts w:cs="Cambria Math"/>
          <w:color w:val="auto"/>
        </w:rPr>
        <w:t xml:space="preserve">) such that </w:t>
      </w:r>
      <w:proofErr w:type="gramStart"/>
      <w:r w:rsidRPr="00815A3C">
        <w:rPr>
          <w:i/>
          <w:iCs/>
          <w:color w:val="auto"/>
        </w:rPr>
        <w:t>µ(</w:t>
      </w:r>
      <w:proofErr w:type="gramEnd"/>
      <w:r w:rsidRPr="00815A3C">
        <w:rPr>
          <w:i/>
          <w:iCs/>
          <w:color w:val="auto"/>
        </w:rPr>
        <w:t>X, Y)</w:t>
      </w:r>
      <w:r w:rsidRPr="00815A3C">
        <w:rPr>
          <w:color w:val="auto"/>
        </w:rPr>
        <w:t xml:space="preserve"> &lt; θ</w:t>
      </w:r>
      <w:r w:rsidRPr="00815A3C">
        <w:rPr>
          <w:color w:val="auto"/>
          <w:vertAlign w:val="subscript"/>
        </w:rPr>
        <w:t>2</w:t>
      </w:r>
      <w:r w:rsidRPr="00815A3C">
        <w:rPr>
          <w:color w:val="auto"/>
        </w:rPr>
        <w:t xml:space="preserve"> </w:t>
      </w:r>
      <w:r w:rsidRPr="00815A3C">
        <w:rPr>
          <w:i/>
          <w:iCs/>
          <w:color w:val="auto"/>
        </w:rPr>
        <w:t>µ</w:t>
      </w:r>
      <w:proofErr w:type="spellStart"/>
      <w:r w:rsidRPr="00815A3C">
        <w:rPr>
          <w:i/>
          <w:iCs/>
          <w:color w:val="auto"/>
          <w:vertAlign w:val="subscript"/>
        </w:rPr>
        <w:t>max,X</w:t>
      </w:r>
      <w:proofErr w:type="spellEnd"/>
      <w:r w:rsidRPr="00815A3C">
        <w:rPr>
          <w:color w:val="auto"/>
        </w:rPr>
        <w:t xml:space="preserve">. </w:t>
      </w:r>
      <w:r w:rsidRPr="00815A3C">
        <w:t>This method is designed to provide an upper-limit of the velocity magnitude.</w:t>
      </w:r>
    </w:p>
    <w:p w14:paraId="1B39B2C6" w14:textId="0C4271E7" w:rsidR="00D44428" w:rsidRPr="00815A3C" w:rsidRDefault="00D44428" w:rsidP="00D44428">
      <w:pPr>
        <w:pStyle w:val="MDPI38bullet"/>
        <w:numPr>
          <w:ilvl w:val="0"/>
          <w:numId w:val="0"/>
        </w:numPr>
        <w:ind w:left="425"/>
      </w:pPr>
      <w:r w:rsidRPr="00815A3C">
        <w:t>The intensity histograms of the ROI (Figure 1.c) consisted of two main peaks around gray intensities of 0 and 175. These peaks are marked with red arrows in Figure 1.c. The first peak corresponds to the black background. The threshold values for both methods, θ</w:t>
      </w:r>
      <w:r w:rsidRPr="00815A3C">
        <w:rPr>
          <w:vertAlign w:val="subscript"/>
        </w:rPr>
        <w:t>1</w:t>
      </w:r>
      <w:r w:rsidRPr="00815A3C">
        <w:t xml:space="preserve"> and θ</w:t>
      </w:r>
      <w:r w:rsidRPr="00815A3C">
        <w:rPr>
          <w:vertAlign w:val="subscript"/>
        </w:rPr>
        <w:t>2</w:t>
      </w:r>
      <w:r w:rsidRPr="00815A3C">
        <w:t xml:space="preserve">, were chosen to be between the two peaks such that they resulting velocity profiles </w:t>
      </w:r>
      <w:r w:rsidR="007134E3">
        <w:t xml:space="preserve">that </w:t>
      </w:r>
      <w:r w:rsidRPr="00815A3C">
        <w:t>agree with the expert opinion of 2 study specialists with more than 30 years of experience.</w:t>
      </w:r>
    </w:p>
    <w:p w14:paraId="0AA228D6" w14:textId="6B3B81D0" w:rsidR="007134E3" w:rsidRPr="00815A3C" w:rsidRDefault="00D44428" w:rsidP="00EE3C5E">
      <w:pPr>
        <w:pStyle w:val="MDPI38bullet"/>
        <w:rPr>
          <w:color w:val="auto"/>
        </w:rPr>
      </w:pPr>
      <w:r w:rsidRPr="00815A3C">
        <w:rPr>
          <w:color w:val="auto"/>
        </w:rPr>
        <w:t xml:space="preserve">Step 6 - Construct the positive peak velocity profile by connecting the upper edges detected in Step 5 above. Then construct the negative peak velocity profile by connecting the lower edges. </w:t>
      </w:r>
      <w:r w:rsidRPr="00815A3C">
        <w:t>Figure 3 summarizes the proposed algorithm.</w:t>
      </w:r>
    </w:p>
    <w:p w14:paraId="0A054C79" w14:textId="77777777" w:rsidR="00D44428" w:rsidRPr="00815A3C" w:rsidRDefault="005234B5" w:rsidP="00D44428">
      <w:pPr>
        <w:pStyle w:val="MDPI52figure"/>
      </w:pPr>
      <w:r w:rsidRPr="00815A3C">
        <w:rPr>
          <w:noProof/>
          <w:snapToGrid/>
          <w:lang w:eastAsia="en-US" w:bidi="ar-SA"/>
        </w:rPr>
        <w:drawing>
          <wp:inline distT="0" distB="0" distL="0" distR="0" wp14:anchorId="02E4BBEE" wp14:editId="1C0A45E5">
            <wp:extent cx="3843655" cy="13970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655" cy="1397000"/>
                    </a:xfrm>
                    <a:prstGeom prst="rect">
                      <a:avLst/>
                    </a:prstGeom>
                    <a:noFill/>
                    <a:ln>
                      <a:noFill/>
                    </a:ln>
                  </pic:spPr>
                </pic:pic>
              </a:graphicData>
            </a:graphic>
          </wp:inline>
        </w:drawing>
      </w:r>
    </w:p>
    <w:p w14:paraId="08537050" w14:textId="6694FC2C" w:rsidR="00D44428" w:rsidRPr="00815A3C" w:rsidRDefault="00D44428" w:rsidP="00D44428">
      <w:pPr>
        <w:pStyle w:val="MDPI51figurecaption"/>
        <w:spacing w:after="0"/>
      </w:pPr>
      <w:r w:rsidRPr="00815A3C">
        <w:rPr>
          <w:b/>
        </w:rPr>
        <w:t>Figure 3.</w:t>
      </w:r>
      <w:r w:rsidRPr="00815A3C">
        <w:t xml:space="preserve"> </w:t>
      </w:r>
      <w:r w:rsidR="007134E3">
        <w:t>The p</w:t>
      </w:r>
      <w:r w:rsidRPr="00815A3C">
        <w:t>roposed i</w:t>
      </w:r>
      <w:r w:rsidRPr="00815A3C">
        <w:rPr>
          <w:bCs/>
        </w:rPr>
        <w:t>mage processing steps for peak velocity profile extraction from Doppler echocardiography images.</w:t>
      </w:r>
    </w:p>
    <w:bookmarkEnd w:id="1"/>
    <w:bookmarkEnd w:id="2"/>
    <w:p w14:paraId="040862F1" w14:textId="77777777" w:rsidR="00D44428" w:rsidRPr="00815A3C" w:rsidRDefault="00D44428" w:rsidP="00D44428">
      <w:pPr>
        <w:pStyle w:val="MDPI21heading1"/>
      </w:pPr>
      <w:r w:rsidRPr="00815A3C">
        <w:t>3. Results</w:t>
      </w:r>
      <w:r w:rsidR="002A198D">
        <w:t xml:space="preserve"> and Discussion</w:t>
      </w:r>
    </w:p>
    <w:p w14:paraId="50C85BAA" w14:textId="722A5DED" w:rsidR="00D44428" w:rsidRPr="00815A3C" w:rsidRDefault="00F07B63" w:rsidP="00D44428">
      <w:pPr>
        <w:pStyle w:val="MDPI31text"/>
        <w:rPr>
          <w:color w:val="auto"/>
        </w:rPr>
      </w:pPr>
      <w:r w:rsidRPr="00815A3C">
        <w:t xml:space="preserve">Two different thresholding methods were attempted to estimate the lower- and upper-limit of the peak velocity profile. </w:t>
      </w:r>
      <w:r w:rsidR="00D44428" w:rsidRPr="00815A3C">
        <w:rPr>
          <w:color w:val="auto"/>
        </w:rPr>
        <w:t xml:space="preserve">Figure 4.a shows the peak velocity profiles extracted from the Doppler image using both proposed thresholding methods. It can be seen that the lower-limit of peak velocity profile (red line in Figure 4.a) was incorrectly estimated at the upper left edge of the ROI. In this portion of ROI (1 &lt; </w:t>
      </w:r>
      <w:r w:rsidR="00D44428" w:rsidRPr="00815A3C">
        <w:rPr>
          <w:i/>
          <w:color w:val="auto"/>
        </w:rPr>
        <w:t>x</w:t>
      </w:r>
      <w:r w:rsidR="00D44428" w:rsidRPr="00815A3C">
        <w:rPr>
          <w:color w:val="auto"/>
        </w:rPr>
        <w:t xml:space="preserve"> &lt; 200, 500 &lt; </w:t>
      </w:r>
      <w:r w:rsidR="00D44428" w:rsidRPr="00815A3C">
        <w:rPr>
          <w:i/>
          <w:color w:val="auto"/>
        </w:rPr>
        <w:t>y</w:t>
      </w:r>
      <w:r w:rsidR="00D44428" w:rsidRPr="00815A3C">
        <w:rPr>
          <w:color w:val="auto"/>
        </w:rPr>
        <w:t xml:space="preserve"> &lt; 700 of the original image), there was some white text. </w:t>
      </w:r>
      <w:r w:rsidR="008A67A8">
        <w:rPr>
          <w:color w:val="auto"/>
        </w:rPr>
        <w:t>T</w:t>
      </w:r>
      <w:r w:rsidR="008A67A8" w:rsidRPr="00815A3C">
        <w:rPr>
          <w:color w:val="auto"/>
        </w:rPr>
        <w:t>his error resulted</w:t>
      </w:r>
      <w:r w:rsidR="00D44428" w:rsidRPr="00815A3C">
        <w:rPr>
          <w:color w:val="auto"/>
        </w:rPr>
        <w:t xml:space="preserve"> </w:t>
      </w:r>
      <w:r w:rsidR="008A67A8">
        <w:rPr>
          <w:color w:val="auto"/>
        </w:rPr>
        <w:t xml:space="preserve">because </w:t>
      </w:r>
      <w:r w:rsidR="00D44428" w:rsidRPr="00815A3C">
        <w:rPr>
          <w:color w:val="auto"/>
        </w:rPr>
        <w:t>the lower-limit thresholding method scanned the pixels at each vertical line starting from the borders of the ROI. Outside this ROI</w:t>
      </w:r>
      <w:r w:rsidR="00D44428" w:rsidRPr="00815A3C" w:rsidDel="00CF16EE">
        <w:rPr>
          <w:color w:val="auto"/>
        </w:rPr>
        <w:t xml:space="preserve"> </w:t>
      </w:r>
      <w:r w:rsidR="00D44428" w:rsidRPr="00815A3C">
        <w:rPr>
          <w:color w:val="auto"/>
        </w:rPr>
        <w:t>portion, the peak velocity profiles obtained from the two thresholding criteria showed general agreement, with the upper-limit velocity magnitude estimate being higher most of the time.</w:t>
      </w:r>
    </w:p>
    <w:p w14:paraId="690AF4C8" w14:textId="51B4D933" w:rsidR="00D44428" w:rsidRPr="00815A3C" w:rsidRDefault="00D44428" w:rsidP="00D44428">
      <w:pPr>
        <w:pStyle w:val="MDPI31text"/>
      </w:pPr>
      <w:r w:rsidRPr="00815A3C">
        <w:t xml:space="preserve">Although there was general agreement between the two estimates, both peak velocity profiles appeared to contain potential outliers and rapid velocity changes (as seen in Figure 4.a). These results suggested adding a smoothing step to the algorithm. This step smooths the </w:t>
      </w:r>
      <w:r w:rsidR="00F07B63">
        <w:t>pixels’ intensity</w:t>
      </w:r>
      <w:r w:rsidRPr="00815A3C">
        <w:t xml:space="preserve"> by a moving average process. Here, the smoothed image intensity, </w:t>
      </w:r>
      <w:r w:rsidR="008A67A8" w:rsidRPr="00815A3C">
        <w:rPr>
          <w:i/>
          <w:iCs/>
          <w:color w:val="auto"/>
        </w:rPr>
        <w:t>µ</w:t>
      </w:r>
      <w:r w:rsidRPr="00815A3C">
        <w:rPr>
          <w:i/>
          <w:iCs/>
          <w:vertAlign w:val="subscript"/>
        </w:rPr>
        <w:t>smooth</w:t>
      </w:r>
      <w:r w:rsidRPr="00815A3C">
        <w:t>, at (</w:t>
      </w:r>
      <w:r w:rsidRPr="00815A3C">
        <w:rPr>
          <w:i/>
          <w:iCs/>
        </w:rPr>
        <w:t>X</w:t>
      </w:r>
      <w:r w:rsidRPr="00815A3C">
        <w:t xml:space="preserve">, </w:t>
      </w:r>
      <w:r w:rsidRPr="00815A3C">
        <w:rPr>
          <w:i/>
          <w:iCs/>
        </w:rPr>
        <w:t>Y</w:t>
      </w:r>
      <w:r w:rsidRPr="00815A3C">
        <w:t>) is calculated as the mean intensity of a (2</w:t>
      </w:r>
      <w:r w:rsidRPr="00815A3C">
        <w:rPr>
          <w:i/>
          <w:iCs/>
        </w:rPr>
        <w:t>p</w:t>
      </w:r>
      <w:r w:rsidRPr="00815A3C">
        <w:t xml:space="preserve"> + 1) × (2</w:t>
      </w:r>
      <w:r w:rsidRPr="00815A3C">
        <w:rPr>
          <w:i/>
          <w:iCs/>
        </w:rPr>
        <w:t>q</w:t>
      </w:r>
      <w:r w:rsidRPr="00815A3C">
        <w:t xml:space="preserve"> + 1) rectangle centered at (</w:t>
      </w:r>
      <w:r w:rsidRPr="00815A3C">
        <w:rPr>
          <w:i/>
          <w:iCs/>
        </w:rPr>
        <w:t>X</w:t>
      </w:r>
      <w:r w:rsidRPr="00815A3C">
        <w:t xml:space="preserve">, </w:t>
      </w:r>
      <w:r w:rsidRPr="00815A3C">
        <w:rPr>
          <w:i/>
          <w:iCs/>
        </w:rPr>
        <w:t>Y</w:t>
      </w:r>
      <w:r w:rsidRPr="00815A3C">
        <w:t>):</w:t>
      </w:r>
    </w:p>
    <w:tbl>
      <w:tblPr>
        <w:tblW w:w="5000" w:type="pct"/>
        <w:jc w:val="center"/>
        <w:tblCellMar>
          <w:left w:w="0" w:type="dxa"/>
          <w:right w:w="0" w:type="dxa"/>
        </w:tblCellMar>
        <w:tblLook w:val="04A0" w:firstRow="1" w:lastRow="0" w:firstColumn="1" w:lastColumn="0" w:noHBand="0" w:noVBand="1"/>
      </w:tblPr>
      <w:tblGrid>
        <w:gridCol w:w="8409"/>
        <w:gridCol w:w="435"/>
      </w:tblGrid>
      <w:tr w:rsidR="00D44428" w:rsidRPr="00815A3C" w14:paraId="615E9AAA" w14:textId="77777777" w:rsidTr="006E14EB">
        <w:trPr>
          <w:jc w:val="center"/>
        </w:trPr>
        <w:tc>
          <w:tcPr>
            <w:tcW w:w="4754" w:type="pct"/>
          </w:tcPr>
          <w:p w14:paraId="645D912B" w14:textId="4C562B6F" w:rsidR="00D44428" w:rsidRPr="00815A3C" w:rsidRDefault="006E14EB" w:rsidP="006E14EB">
            <w:pPr>
              <w:pStyle w:val="MDPI39equation"/>
              <w:rPr>
                <w:color w:val="auto"/>
              </w:rPr>
            </w:pPr>
            <m:oMath>
              <m:sSub>
                <m:sSubPr>
                  <m:ctrlPr>
                    <w:rPr>
                      <w:rFonts w:ascii="Cambria Math" w:hAnsi="Cambria Math"/>
                      <w:i/>
                      <w:color w:val="auto"/>
                    </w:rPr>
                  </m:ctrlPr>
                </m:sSubPr>
                <m:e>
                  <m:r>
                    <w:rPr>
                      <w:rFonts w:ascii="Cambria Math" w:hAnsi="Cambria Math"/>
                      <w:color w:val="auto"/>
                    </w:rPr>
                    <m:t>μ</m:t>
                  </m:r>
                </m:e>
                <m:sub>
                  <m:r>
                    <w:rPr>
                      <w:rFonts w:ascii="Cambria Math" w:hAnsi="Cambria Math"/>
                      <w:color w:val="auto"/>
                    </w:rPr>
                    <m:t>smooth</m:t>
                  </m:r>
                </m:sub>
              </m:sSub>
              <m:r>
                <w:rPr>
                  <w:rFonts w:ascii="Cambria Math" w:hAnsi="Cambria Math"/>
                  <w:color w:val="auto"/>
                </w:rPr>
                <m:t>(X,Y)=</m:t>
              </m:r>
              <m:nary>
                <m:naryPr>
                  <m:chr m:val="∑"/>
                  <m:limLoc m:val="undOvr"/>
                  <m:ctrlPr>
                    <w:rPr>
                      <w:rFonts w:ascii="Cambria Math" w:hAnsi="Cambria Math"/>
                      <w:i/>
                      <w:color w:val="auto"/>
                    </w:rPr>
                  </m:ctrlPr>
                </m:naryPr>
                <m:sub>
                  <m:r>
                    <w:rPr>
                      <w:rFonts w:ascii="Cambria Math" w:hAnsi="Cambria Math"/>
                      <w:color w:val="auto"/>
                    </w:rPr>
                    <m:t>j=Y-q</m:t>
                  </m:r>
                </m:sub>
                <m:sup>
                  <m:r>
                    <w:rPr>
                      <w:rFonts w:ascii="Cambria Math" w:hAnsi="Cambria Math"/>
                      <w:color w:val="auto"/>
                    </w:rPr>
                    <m:t>Y+q</m:t>
                  </m:r>
                </m:sup>
                <m:e>
                  <m:nary>
                    <m:naryPr>
                      <m:chr m:val="∑"/>
                      <m:limLoc m:val="undOvr"/>
                      <m:ctrlPr>
                        <w:rPr>
                          <w:rFonts w:ascii="Cambria Math" w:hAnsi="Cambria Math"/>
                          <w:i/>
                          <w:color w:val="auto"/>
                        </w:rPr>
                      </m:ctrlPr>
                    </m:naryPr>
                    <m:sub>
                      <m:r>
                        <w:rPr>
                          <w:rFonts w:ascii="Cambria Math" w:hAnsi="Cambria Math"/>
                          <w:color w:val="auto"/>
                        </w:rPr>
                        <m:t>i=X-p</m:t>
                      </m:r>
                    </m:sub>
                    <m:sup>
                      <m:r>
                        <w:rPr>
                          <w:rFonts w:ascii="Cambria Math" w:hAnsi="Cambria Math"/>
                          <w:color w:val="auto"/>
                        </w:rPr>
                        <m:t>X+p</m:t>
                      </m:r>
                    </m:sup>
                    <m:e>
                      <m:r>
                        <w:rPr>
                          <w:rFonts w:ascii="Cambria Math" w:hAnsi="Cambria Math"/>
                          <w:color w:val="auto"/>
                        </w:rPr>
                        <m:t>μ</m:t>
                      </m:r>
                      <m:d>
                        <m:dPr>
                          <m:ctrlPr>
                            <w:rPr>
                              <w:rFonts w:ascii="Cambria Math" w:hAnsi="Cambria Math"/>
                              <w:i/>
                              <w:color w:val="auto"/>
                            </w:rPr>
                          </m:ctrlPr>
                        </m:dPr>
                        <m:e>
                          <m:r>
                            <w:rPr>
                              <w:rFonts w:ascii="Cambria Math" w:hAnsi="Cambria Math"/>
                              <w:color w:val="auto"/>
                            </w:rPr>
                            <m:t>i,j</m:t>
                          </m:r>
                        </m:e>
                      </m:d>
                    </m:e>
                  </m:nary>
                </m:e>
              </m:nary>
              <m:r>
                <w:rPr>
                  <w:rFonts w:ascii="Cambria Math" w:hAnsi="Cambria Math"/>
                  <w:color w:val="auto"/>
                </w:rPr>
                <m:t>/(</m:t>
              </m:r>
              <m:d>
                <m:dPr>
                  <m:ctrlPr>
                    <w:rPr>
                      <w:rFonts w:ascii="Cambria Math" w:hAnsi="Cambria Math"/>
                      <w:i/>
                      <w:color w:val="auto"/>
                    </w:rPr>
                  </m:ctrlPr>
                </m:dPr>
                <m:e>
                  <m:r>
                    <w:rPr>
                      <w:rFonts w:ascii="Cambria Math" w:hAnsi="Cambria Math"/>
                      <w:color w:val="auto"/>
                    </w:rPr>
                    <m:t>2p+1</m:t>
                  </m:r>
                </m:e>
              </m:d>
              <m:d>
                <m:dPr>
                  <m:ctrlPr>
                    <w:rPr>
                      <w:rFonts w:ascii="Cambria Math" w:hAnsi="Cambria Math"/>
                      <w:i/>
                      <w:color w:val="auto"/>
                    </w:rPr>
                  </m:ctrlPr>
                </m:dPr>
                <m:e>
                  <m:r>
                    <w:rPr>
                      <w:rFonts w:ascii="Cambria Math" w:hAnsi="Cambria Math"/>
                      <w:color w:val="auto"/>
                    </w:rPr>
                    <m:t>2q+1</m:t>
                  </m:r>
                </m:e>
              </m:d>
              <m:r>
                <w:rPr>
                  <w:rFonts w:ascii="Cambria Math" w:hAnsi="Cambria Math"/>
                  <w:color w:val="auto"/>
                </w:rPr>
                <m:t>)</m:t>
              </m:r>
            </m:oMath>
            <w:r w:rsidR="00D44428" w:rsidRPr="00815A3C">
              <w:rPr>
                <w:color w:val="auto"/>
              </w:rPr>
              <w:t>,</w:t>
            </w:r>
          </w:p>
        </w:tc>
        <w:tc>
          <w:tcPr>
            <w:tcW w:w="246" w:type="pct"/>
            <w:vAlign w:val="center"/>
          </w:tcPr>
          <w:p w14:paraId="749709C4" w14:textId="1EEA7B4C" w:rsidR="00D44428" w:rsidRPr="00815A3C" w:rsidRDefault="00D44428" w:rsidP="006E14EB">
            <w:pPr>
              <w:pStyle w:val="MDPI3aequationnumber"/>
              <w:spacing w:line="260" w:lineRule="atLeast"/>
              <w:rPr>
                <w:color w:val="auto"/>
              </w:rPr>
            </w:pPr>
            <w:r w:rsidRPr="00815A3C">
              <w:rPr>
                <w:color w:val="auto"/>
              </w:rPr>
              <w:t>(</w:t>
            </w:r>
            <w:r w:rsidR="00AE7A5F">
              <w:rPr>
                <w:color w:val="auto"/>
              </w:rPr>
              <w:t>1</w:t>
            </w:r>
            <w:r w:rsidRPr="00815A3C">
              <w:rPr>
                <w:color w:val="auto"/>
              </w:rPr>
              <w:t>)</w:t>
            </w:r>
          </w:p>
        </w:tc>
      </w:tr>
    </w:tbl>
    <w:p w14:paraId="05604C58" w14:textId="6328078B" w:rsidR="00D44428" w:rsidRPr="00815A3C" w:rsidRDefault="00D44428" w:rsidP="00D44428">
      <w:pPr>
        <w:pStyle w:val="MDPI31text"/>
        <w:ind w:firstLine="0"/>
      </w:pPr>
      <w:r w:rsidRPr="00815A3C">
        <w:rPr>
          <w:color w:val="auto"/>
        </w:rPr>
        <w:t xml:space="preserve">where </w:t>
      </w:r>
      <w:r w:rsidR="008A67A8" w:rsidRPr="00815A3C">
        <w:rPr>
          <w:i/>
          <w:iCs/>
          <w:color w:val="auto"/>
        </w:rPr>
        <w:t>µ</w:t>
      </w:r>
      <w:r w:rsidRPr="00815A3C">
        <w:rPr>
          <w:color w:val="auto"/>
        </w:rPr>
        <w:t xml:space="preserve"> is the image intensity before smoothing. </w:t>
      </w:r>
      <w:r w:rsidRPr="00815A3C">
        <w:t>Figure 4.b shows the velocity profiles resulting from the smoothed Doppler image for both proposed thresholding methods. Here, the profiles appear to have less sudden changes compared to those of Figure 4.a.</w:t>
      </w:r>
    </w:p>
    <w:p w14:paraId="5A5D849D" w14:textId="77777777" w:rsidR="00D44428" w:rsidRPr="00815A3C" w:rsidRDefault="00D44428" w:rsidP="00D44428">
      <w:pPr>
        <w:pStyle w:val="MDPI31text"/>
        <w:spacing w:before="240"/>
        <w:rPr>
          <w:color w:val="auto"/>
        </w:rPr>
      </w:pPr>
      <w:r w:rsidRPr="00815A3C">
        <w:rPr>
          <w:color w:val="auto"/>
        </w:rPr>
        <w:t xml:space="preserve">To quantify agreement between the two thresholding methods (i.e., lower- and upper- velocity limits, respectively), Bland-Altman analysis was carried out. Results are shown in Figure 5.a and 5.b for the negative and positive peak velocity profiles extracted from the original image, respectively. Information is also shown for the profiles extracted from smoothed image in Figure 5.c and 5.d, respectively. Table 1 lists the bias and standard deviation of the difference between the two estimates. It can be seen that the standard deviation decreased with smoothing possibly due to random noise </w:t>
      </w:r>
      <w:r w:rsidRPr="00815A3C">
        <w:rPr>
          <w:color w:val="auto"/>
        </w:rPr>
        <w:lastRenderedPageBreak/>
        <w:t>reduction. The bias increased with smoothing is an indication of more separation between the upper and lower limits, which would be consistent with reduced noise in the estimates.</w:t>
      </w:r>
    </w:p>
    <w:p w14:paraId="50B56129" w14:textId="4E1204C8" w:rsidR="00D44428" w:rsidRPr="00815A3C" w:rsidRDefault="00D44428" w:rsidP="00D44428">
      <w:pPr>
        <w:pStyle w:val="MDPI31text"/>
      </w:pPr>
      <w:r w:rsidRPr="00815A3C">
        <w:t xml:space="preserve">The agreement was higher for the negative velocities, which may be due to the reduced outliers </w:t>
      </w:r>
      <w:r w:rsidR="004C4A65">
        <w:t>that</w:t>
      </w:r>
      <w:r w:rsidR="004C4A65" w:rsidRPr="00815A3C">
        <w:t xml:space="preserve"> </w:t>
      </w:r>
      <w:r w:rsidRPr="00815A3C">
        <w:t>are represented by the points outside the confidence interval in Figure 5. These outliers are more prominent for the positive velocities. Outliers may be found from these plots and eliminated from the data to reduce errors</w:t>
      </w:r>
      <w:r w:rsidR="004C4A65">
        <w:t xml:space="preserve"> in future studies</w:t>
      </w:r>
      <w:r w:rsidRPr="00815A3C">
        <w:t>.</w:t>
      </w:r>
    </w:p>
    <w:p w14:paraId="595D51D6" w14:textId="77777777" w:rsidR="00D44428" w:rsidRPr="00815A3C" w:rsidRDefault="00D44428" w:rsidP="00D44428">
      <w:pPr>
        <w:pStyle w:val="MDPI52figure"/>
      </w:pPr>
      <w:r w:rsidRPr="00815A3C">
        <w:t xml:space="preserve"> </w:t>
      </w:r>
      <w:r w:rsidR="005234B5" w:rsidRPr="00815A3C">
        <w:rPr>
          <w:noProof/>
          <w:snapToGrid/>
          <w:lang w:eastAsia="en-US" w:bidi="ar-SA"/>
        </w:rPr>
        <w:drawing>
          <wp:inline distT="0" distB="0" distL="0" distR="0" wp14:anchorId="51283105" wp14:editId="0DED5A98">
            <wp:extent cx="3657600" cy="4994275"/>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994275"/>
                    </a:xfrm>
                    <a:prstGeom prst="rect">
                      <a:avLst/>
                    </a:prstGeom>
                    <a:noFill/>
                    <a:ln>
                      <a:noFill/>
                    </a:ln>
                  </pic:spPr>
                </pic:pic>
              </a:graphicData>
            </a:graphic>
          </wp:inline>
        </w:drawing>
      </w:r>
    </w:p>
    <w:p w14:paraId="6C1966D1" w14:textId="77375AB3" w:rsidR="00D44428" w:rsidRPr="00815A3C" w:rsidRDefault="00D44428" w:rsidP="00D44428">
      <w:pPr>
        <w:pStyle w:val="MDPI51figurecaption"/>
      </w:pPr>
      <w:r w:rsidRPr="00815A3C">
        <w:rPr>
          <w:b/>
        </w:rPr>
        <w:t>Figure 4.</w:t>
      </w:r>
      <w:r w:rsidRPr="00815A3C">
        <w:t xml:space="preserve"> Peak velocity profiles extracted from a (a) raw and (b) smoothed Doppler </w:t>
      </w:r>
      <w:r w:rsidR="00B96D89" w:rsidRPr="00815A3C">
        <w:t>echocardiograph</w:t>
      </w:r>
      <w:r w:rsidR="00B96D89">
        <w:t>ic</w:t>
      </w:r>
      <w:r w:rsidR="00B96D89" w:rsidRPr="00815A3C">
        <w:t xml:space="preserve"> </w:t>
      </w:r>
      <w:r w:rsidRPr="00815A3C">
        <w:t xml:space="preserve">image using the proposed thresholding: (red) method 1 for </w:t>
      </w:r>
      <w:bookmarkStart w:id="25" w:name="_Hlk518483096"/>
      <w:r w:rsidRPr="00815A3C">
        <w:t>θ</w:t>
      </w:r>
      <w:r w:rsidRPr="00815A3C">
        <w:rPr>
          <w:vertAlign w:val="subscript"/>
        </w:rPr>
        <w:t>1</w:t>
      </w:r>
      <w:r w:rsidRPr="00815A3C">
        <w:t xml:space="preserve"> = 0.</w:t>
      </w:r>
      <w:bookmarkEnd w:id="25"/>
      <w:r w:rsidRPr="00815A3C">
        <w:t>3, and (blue) method 2 for θ</w:t>
      </w:r>
      <w:r w:rsidRPr="00815A3C">
        <w:rPr>
          <w:vertAlign w:val="subscript"/>
        </w:rPr>
        <w:t>2</w:t>
      </w:r>
      <w:r w:rsidRPr="00815A3C">
        <w:t xml:space="preserve"> = 0.05. Both positive and negative peak velocity profiles are shown. For the smoothed image, the velocity profiles are shown </w:t>
      </w:r>
      <w:r w:rsidRPr="00815A3C">
        <w:rPr>
          <w:color w:val="auto"/>
        </w:rPr>
        <w:t xml:space="preserve">for </w:t>
      </w:r>
      <w:r w:rsidRPr="00815A3C">
        <w:rPr>
          <w:i/>
          <w:color w:val="auto"/>
        </w:rPr>
        <w:t>p</w:t>
      </w:r>
      <w:r w:rsidRPr="00815A3C">
        <w:rPr>
          <w:color w:val="auto"/>
        </w:rPr>
        <w:t xml:space="preserve"> = </w:t>
      </w:r>
      <w:r w:rsidRPr="00815A3C">
        <w:rPr>
          <w:i/>
          <w:color w:val="auto"/>
        </w:rPr>
        <w:t>q</w:t>
      </w:r>
      <w:r w:rsidRPr="00815A3C">
        <w:rPr>
          <w:color w:val="auto"/>
        </w:rPr>
        <w:t xml:space="preserve"> = 3 in Equation 2</w:t>
      </w:r>
      <w:r w:rsidRPr="00815A3C">
        <w:t>.</w:t>
      </w:r>
    </w:p>
    <w:p w14:paraId="258A453B" w14:textId="77777777" w:rsidR="00D44428" w:rsidRPr="00815A3C" w:rsidRDefault="00D44428" w:rsidP="00D44428">
      <w:pPr>
        <w:pStyle w:val="MDPI41tablecaption"/>
        <w:rPr>
          <w:color w:val="auto"/>
        </w:rPr>
      </w:pPr>
      <w:r w:rsidRPr="00815A3C">
        <w:rPr>
          <w:b/>
          <w:color w:val="auto"/>
        </w:rPr>
        <w:t>Table 1.</w:t>
      </w:r>
      <w:r w:rsidRPr="00815A3C">
        <w:rPr>
          <w:color w:val="auto"/>
        </w:rPr>
        <w:t xml:space="preserve"> Statistical analysis results based on the Bland-Altman method. Each pixel corresponds to 0.34 cm/s.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4775"/>
      </w:tblGrid>
      <w:tr w:rsidR="00D44428" w:rsidRPr="00815A3C" w14:paraId="54296B73" w14:textId="77777777" w:rsidTr="006E14EB">
        <w:trPr>
          <w:jc w:val="center"/>
        </w:trPr>
        <w:tc>
          <w:tcPr>
            <w:tcW w:w="3325" w:type="dxa"/>
            <w:tcBorders>
              <w:top w:val="single" w:sz="12" w:space="0" w:color="auto"/>
              <w:bottom w:val="single" w:sz="4" w:space="0" w:color="auto"/>
            </w:tcBorders>
          </w:tcPr>
          <w:p w14:paraId="448EB217" w14:textId="77777777" w:rsidR="00D44428" w:rsidRPr="00815A3C" w:rsidRDefault="00D44428" w:rsidP="006E14EB">
            <w:pPr>
              <w:pStyle w:val="MDPI42tablebody"/>
            </w:pPr>
          </w:p>
        </w:tc>
        <w:tc>
          <w:tcPr>
            <w:tcW w:w="4775" w:type="dxa"/>
            <w:tcBorders>
              <w:top w:val="single" w:sz="12" w:space="0" w:color="auto"/>
              <w:bottom w:val="single" w:sz="4" w:space="0" w:color="auto"/>
            </w:tcBorders>
          </w:tcPr>
          <w:p w14:paraId="3152E50A" w14:textId="77777777" w:rsidR="00D44428" w:rsidRPr="00815A3C" w:rsidRDefault="00D44428" w:rsidP="006E14EB">
            <w:pPr>
              <w:pStyle w:val="MDPI42tablebody"/>
              <w:rPr>
                <w:b/>
                <w:bCs/>
              </w:rPr>
            </w:pPr>
            <w:r w:rsidRPr="00815A3C">
              <w:rPr>
                <w:b/>
                <w:bCs/>
              </w:rPr>
              <w:t>Difference between the two methods (Bias ± margin of error, 95%confidence) [cm/s]</w:t>
            </w:r>
          </w:p>
        </w:tc>
      </w:tr>
      <w:tr w:rsidR="00D44428" w:rsidRPr="00815A3C" w14:paraId="677CC404" w14:textId="77777777" w:rsidTr="006E14EB">
        <w:trPr>
          <w:jc w:val="center"/>
        </w:trPr>
        <w:tc>
          <w:tcPr>
            <w:tcW w:w="3325" w:type="dxa"/>
            <w:tcBorders>
              <w:top w:val="single" w:sz="4" w:space="0" w:color="auto"/>
            </w:tcBorders>
          </w:tcPr>
          <w:p w14:paraId="540C0B2B" w14:textId="77777777" w:rsidR="00D44428" w:rsidRPr="00815A3C" w:rsidRDefault="00D44428" w:rsidP="006E14EB">
            <w:pPr>
              <w:pStyle w:val="MDPI42tablebody"/>
              <w:jc w:val="left"/>
            </w:pPr>
            <w:r w:rsidRPr="00815A3C">
              <w:t>Negative profile</w:t>
            </w:r>
          </w:p>
        </w:tc>
        <w:tc>
          <w:tcPr>
            <w:tcW w:w="4775" w:type="dxa"/>
            <w:tcBorders>
              <w:top w:val="single" w:sz="4" w:space="0" w:color="auto"/>
            </w:tcBorders>
          </w:tcPr>
          <w:p w14:paraId="6D155C24" w14:textId="77777777" w:rsidR="00D44428" w:rsidRPr="00815A3C" w:rsidRDefault="00D44428" w:rsidP="006E14EB">
            <w:pPr>
              <w:pStyle w:val="MDPI42tablebody"/>
            </w:pPr>
            <w:r w:rsidRPr="00815A3C">
              <w:t xml:space="preserve"> 3.10 ± 10.77</w:t>
            </w:r>
          </w:p>
        </w:tc>
      </w:tr>
      <w:tr w:rsidR="00D44428" w:rsidRPr="00815A3C" w14:paraId="523EF1E6" w14:textId="77777777" w:rsidTr="006E14EB">
        <w:trPr>
          <w:jc w:val="center"/>
        </w:trPr>
        <w:tc>
          <w:tcPr>
            <w:tcW w:w="3325" w:type="dxa"/>
          </w:tcPr>
          <w:p w14:paraId="3878BFDF" w14:textId="77777777" w:rsidR="00D44428" w:rsidRPr="00815A3C" w:rsidRDefault="00D44428" w:rsidP="006E14EB">
            <w:pPr>
              <w:pStyle w:val="MDPI42tablebody"/>
              <w:jc w:val="left"/>
            </w:pPr>
            <w:r w:rsidRPr="00815A3C">
              <w:t>Positive profile</w:t>
            </w:r>
          </w:p>
        </w:tc>
        <w:tc>
          <w:tcPr>
            <w:tcW w:w="4775" w:type="dxa"/>
          </w:tcPr>
          <w:p w14:paraId="0B658F81" w14:textId="77777777" w:rsidR="00D44428" w:rsidRPr="00815A3C" w:rsidRDefault="00D44428" w:rsidP="006E14EB">
            <w:pPr>
              <w:pStyle w:val="MDPI42tablebody"/>
            </w:pPr>
            <w:r w:rsidRPr="00815A3C">
              <w:t>-1.12 ± 22.96</w:t>
            </w:r>
          </w:p>
        </w:tc>
      </w:tr>
      <w:tr w:rsidR="00D44428" w:rsidRPr="00815A3C" w14:paraId="42E9A2C0" w14:textId="77777777" w:rsidTr="006E14EB">
        <w:trPr>
          <w:jc w:val="center"/>
        </w:trPr>
        <w:tc>
          <w:tcPr>
            <w:tcW w:w="3325" w:type="dxa"/>
          </w:tcPr>
          <w:p w14:paraId="53D2DA92" w14:textId="77777777" w:rsidR="00D44428" w:rsidRPr="00815A3C" w:rsidRDefault="00D44428" w:rsidP="006E14EB">
            <w:pPr>
              <w:pStyle w:val="MDPI42tablebody"/>
              <w:jc w:val="left"/>
            </w:pPr>
            <w:r w:rsidRPr="00815A3C">
              <w:t>Negative profile after smoothing</w:t>
            </w:r>
          </w:p>
        </w:tc>
        <w:tc>
          <w:tcPr>
            <w:tcW w:w="4775" w:type="dxa"/>
          </w:tcPr>
          <w:p w14:paraId="5B1800F5" w14:textId="77777777" w:rsidR="00D44428" w:rsidRPr="00815A3C" w:rsidRDefault="00D44428" w:rsidP="006E14EB">
            <w:pPr>
              <w:pStyle w:val="MDPI42tablebody"/>
            </w:pPr>
            <w:r w:rsidRPr="00815A3C">
              <w:t>5.20 ± 9.47</w:t>
            </w:r>
          </w:p>
        </w:tc>
      </w:tr>
      <w:tr w:rsidR="00D44428" w:rsidRPr="00815A3C" w14:paraId="342CB048" w14:textId="77777777" w:rsidTr="006E14EB">
        <w:trPr>
          <w:jc w:val="center"/>
        </w:trPr>
        <w:tc>
          <w:tcPr>
            <w:tcW w:w="3325" w:type="dxa"/>
            <w:tcBorders>
              <w:bottom w:val="single" w:sz="4" w:space="0" w:color="auto"/>
            </w:tcBorders>
          </w:tcPr>
          <w:p w14:paraId="1815813C" w14:textId="77777777" w:rsidR="00D44428" w:rsidRPr="00815A3C" w:rsidRDefault="00D44428" w:rsidP="006E14EB">
            <w:pPr>
              <w:pStyle w:val="MDPI42tablebody"/>
              <w:jc w:val="left"/>
            </w:pPr>
            <w:r w:rsidRPr="00815A3C">
              <w:t>Positive profile after smoothing</w:t>
            </w:r>
          </w:p>
        </w:tc>
        <w:tc>
          <w:tcPr>
            <w:tcW w:w="4775" w:type="dxa"/>
            <w:tcBorders>
              <w:bottom w:val="single" w:sz="4" w:space="0" w:color="auto"/>
            </w:tcBorders>
          </w:tcPr>
          <w:p w14:paraId="0C0B9A57" w14:textId="77777777" w:rsidR="00D44428" w:rsidRPr="00815A3C" w:rsidRDefault="00D44428" w:rsidP="006E14EB">
            <w:pPr>
              <w:pStyle w:val="MDPI42tablebody"/>
            </w:pPr>
            <w:r w:rsidRPr="00815A3C">
              <w:t>-3.82 ± 20.62</w:t>
            </w:r>
          </w:p>
        </w:tc>
      </w:tr>
    </w:tbl>
    <w:p w14:paraId="3173883C" w14:textId="77777777" w:rsidR="00D44428" w:rsidRPr="00815A3C" w:rsidRDefault="005234B5" w:rsidP="00D44428">
      <w:pPr>
        <w:pStyle w:val="MDPI52figure"/>
      </w:pPr>
      <w:r w:rsidRPr="00815A3C">
        <w:rPr>
          <w:noProof/>
          <w:snapToGrid/>
          <w:lang w:eastAsia="en-US" w:bidi="ar-SA"/>
        </w:rPr>
        <w:lastRenderedPageBreak/>
        <w:drawing>
          <wp:inline distT="0" distB="0" distL="0" distR="0" wp14:anchorId="65B94186" wp14:editId="0F139663">
            <wp:extent cx="3290570" cy="368744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570" cy="3687445"/>
                    </a:xfrm>
                    <a:prstGeom prst="rect">
                      <a:avLst/>
                    </a:prstGeom>
                    <a:noFill/>
                    <a:ln>
                      <a:noFill/>
                    </a:ln>
                  </pic:spPr>
                </pic:pic>
              </a:graphicData>
            </a:graphic>
          </wp:inline>
        </w:drawing>
      </w:r>
    </w:p>
    <w:p w14:paraId="383E239D" w14:textId="1CC5D5F0" w:rsidR="00D44428" w:rsidRPr="00815A3C" w:rsidRDefault="00D44428" w:rsidP="00D44428">
      <w:pPr>
        <w:pStyle w:val="MDPI51figurecaption"/>
      </w:pPr>
      <w:r w:rsidRPr="00815A3C">
        <w:rPr>
          <w:b/>
          <w:bCs/>
        </w:rPr>
        <w:t>Figure 5.</w:t>
      </w:r>
      <w:r w:rsidRPr="00815A3C">
        <w:t xml:space="preserve"> Bland-Altman analysis </w:t>
      </w:r>
      <w:r w:rsidR="004C4A65">
        <w:t>to assess the</w:t>
      </w:r>
      <w:r w:rsidR="004C4A65" w:rsidRPr="00815A3C">
        <w:t xml:space="preserve"> </w:t>
      </w:r>
      <w:r w:rsidRPr="00815A3C">
        <w:t>agreement between the two thresholding methods for (a), (b) negative and positive peak velocity profiles before smoothing, respectively</w:t>
      </w:r>
      <w:r w:rsidR="004C4A65">
        <w:t>;</w:t>
      </w:r>
      <w:r w:rsidRPr="00815A3C">
        <w:t xml:space="preserve"> </w:t>
      </w:r>
      <w:r w:rsidR="004C4A65">
        <w:t xml:space="preserve">and </w:t>
      </w:r>
      <w:r w:rsidRPr="00815A3C">
        <w:t>(c), (d) negative and positive peak velocity profiles after smoothing, respectively. The solid line represents the mean value (i.e., bias) of the differences between two estimated profiles. The dashed lines show the 95% confidence interval (i.e., bias ± 1.96 SD).</w:t>
      </w:r>
    </w:p>
    <w:p w14:paraId="42E91241" w14:textId="77777777" w:rsidR="00D44428" w:rsidRPr="00815A3C" w:rsidRDefault="005234B5" w:rsidP="00D44428">
      <w:pPr>
        <w:pStyle w:val="MDPI52figure"/>
      </w:pPr>
      <w:r w:rsidRPr="00815A3C">
        <w:rPr>
          <w:noProof/>
          <w:snapToGrid/>
          <w:lang w:eastAsia="en-US" w:bidi="ar-SA"/>
        </w:rPr>
        <w:drawing>
          <wp:inline distT="0" distB="0" distL="0" distR="0" wp14:anchorId="7D7D0C3C" wp14:editId="414B4372">
            <wp:extent cx="5617210" cy="169291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1692910"/>
                    </a:xfrm>
                    <a:prstGeom prst="rect">
                      <a:avLst/>
                    </a:prstGeom>
                    <a:noFill/>
                    <a:ln>
                      <a:noFill/>
                    </a:ln>
                  </pic:spPr>
                </pic:pic>
              </a:graphicData>
            </a:graphic>
          </wp:inline>
        </w:drawing>
      </w:r>
    </w:p>
    <w:p w14:paraId="026E27C0" w14:textId="494221BC" w:rsidR="00D44428" w:rsidRPr="00815A3C" w:rsidRDefault="00D44428" w:rsidP="00D44428">
      <w:pPr>
        <w:pStyle w:val="MDPI51figurecaption"/>
      </w:pPr>
      <w:r w:rsidRPr="00815A3C">
        <w:rPr>
          <w:b/>
          <w:bCs/>
        </w:rPr>
        <w:t>Figure 6.</w:t>
      </w:r>
      <w:r w:rsidRPr="00815A3C">
        <w:t xml:space="preserve"> Fast Fourier transform of (a), (b) negative and positive peak velocity profiles using thresholding method 1, respectively</w:t>
      </w:r>
      <w:r w:rsidR="004C4A65">
        <w:t xml:space="preserve">; and </w:t>
      </w:r>
      <w:r w:rsidRPr="00815A3C">
        <w:t xml:space="preserve">(c), (d) negative and positive peak velocity profiles using thresholding method 2, respectively. Black and red lines show the spectra before and after smoothing, respectively. Each pixel in the Doppler image corresponded to 1.9 </w:t>
      </w:r>
      <w:proofErr w:type="spellStart"/>
      <w:r w:rsidRPr="00815A3C">
        <w:t>ms</w:t>
      </w:r>
      <w:proofErr w:type="spellEnd"/>
      <w:r w:rsidRPr="00815A3C">
        <w:t xml:space="preserve"> which resulted in a sampling frequency of 532 Hz.</w:t>
      </w:r>
    </w:p>
    <w:p w14:paraId="56F7A5F3" w14:textId="77777777" w:rsidR="00D44428" w:rsidRPr="00815A3C" w:rsidRDefault="00D44428" w:rsidP="00D44428">
      <w:pPr>
        <w:pStyle w:val="MDPI31text"/>
      </w:pPr>
      <w:r w:rsidRPr="00815A3C">
        <w:t xml:space="preserve">The spectra of the velocity profile of the non-smoothed and smoothed profiles are </w:t>
      </w:r>
      <w:r w:rsidRPr="00815A3C">
        <w:rPr>
          <w:color w:val="auto"/>
        </w:rPr>
        <w:t xml:space="preserve">shown in Figure 6 and shows </w:t>
      </w:r>
      <w:r w:rsidRPr="00815A3C">
        <w:t>significant reduction in high frequencies with smoothing. This further demonstrates the role of smoothing in reducing sudden velocity changes.</w:t>
      </w:r>
    </w:p>
    <w:p w14:paraId="75A633C4" w14:textId="77777777" w:rsidR="00D44428" w:rsidRPr="00815A3C" w:rsidRDefault="00D44428" w:rsidP="00D44428">
      <w:pPr>
        <w:pStyle w:val="MDPI31text"/>
      </w:pPr>
      <w:r w:rsidRPr="00815A3C">
        <w:t xml:space="preserve">It is worth mentioning that the two proposed thresholding methods estimate the peak velocity differently and necessitate different threshold values. The first method starts searching for the peak velocity at the ROI borders and uses relatively larger threshold to avoid artifacts at the borders. This method estimates a lower-limit (underestimate) for the peak velocity magnitude. In contradistinction, </w:t>
      </w:r>
      <w:r w:rsidRPr="00815A3C">
        <w:lastRenderedPageBreak/>
        <w:t xml:space="preserve">the second method starts searching for the peak velocity from baseline </w:t>
      </w:r>
      <w:r w:rsidR="00C9625C">
        <w:t xml:space="preserve">(i.e., zero velocity) </w:t>
      </w:r>
      <w:r w:rsidRPr="00815A3C">
        <w:t xml:space="preserve">and uses a smaller threshold, which would estimate an upper-limit (overestimate) of the peak velocity profile. A combined method was also tested in the current study where the estimated velocity profiles from both methods are averaged (Figure 7). The averaged profiles, </w:t>
      </w:r>
      <w:proofErr w:type="spellStart"/>
      <w:r w:rsidRPr="00815A3C">
        <w:rPr>
          <w:i/>
          <w:iCs/>
        </w:rPr>
        <w:t>P</w:t>
      </w:r>
      <w:r w:rsidRPr="00815A3C">
        <w:rPr>
          <w:i/>
          <w:iCs/>
          <w:vertAlign w:val="subscript"/>
        </w:rPr>
        <w:t>avg</w:t>
      </w:r>
      <w:proofErr w:type="spellEnd"/>
      <w:r w:rsidRPr="00815A3C">
        <w:t>, were calculated as:</w:t>
      </w:r>
    </w:p>
    <w:tbl>
      <w:tblPr>
        <w:tblW w:w="5000" w:type="pct"/>
        <w:jc w:val="center"/>
        <w:tblCellMar>
          <w:left w:w="0" w:type="dxa"/>
          <w:right w:w="0" w:type="dxa"/>
        </w:tblCellMar>
        <w:tblLook w:val="04A0" w:firstRow="1" w:lastRow="0" w:firstColumn="1" w:lastColumn="0" w:noHBand="0" w:noVBand="1"/>
      </w:tblPr>
      <w:tblGrid>
        <w:gridCol w:w="8409"/>
        <w:gridCol w:w="435"/>
      </w:tblGrid>
      <w:tr w:rsidR="00D44428" w:rsidRPr="00815A3C" w14:paraId="2EBBEDD8" w14:textId="77777777" w:rsidTr="006E14EB">
        <w:trPr>
          <w:jc w:val="center"/>
        </w:trPr>
        <w:tc>
          <w:tcPr>
            <w:tcW w:w="4754" w:type="pct"/>
          </w:tcPr>
          <w:p w14:paraId="041CEAE8" w14:textId="6F34000B" w:rsidR="00D44428" w:rsidRPr="00815A3C" w:rsidRDefault="006E14EB" w:rsidP="006E14EB">
            <w:pPr>
              <w:pStyle w:val="MDPI39equation"/>
              <w:spacing w:before="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avg,up</m:t>
                  </m:r>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1,up</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2,up</m:t>
                      </m:r>
                    </m:sub>
                  </m:sSub>
                </m:e>
              </m:d>
              <m:r>
                <w:rPr>
                  <w:rFonts w:ascii="Cambria Math" w:hAnsi="Cambria Math"/>
                  <w:color w:val="auto"/>
                </w:rPr>
                <m:t>/2</m:t>
              </m:r>
            </m:oMath>
            <w:r w:rsidR="00D44428" w:rsidRPr="00815A3C">
              <w:rPr>
                <w:color w:val="auto"/>
              </w:rPr>
              <w:t>,</w:t>
            </w:r>
          </w:p>
        </w:tc>
        <w:tc>
          <w:tcPr>
            <w:tcW w:w="246" w:type="pct"/>
            <w:vAlign w:val="center"/>
          </w:tcPr>
          <w:p w14:paraId="646C6DC4" w14:textId="154E1D61" w:rsidR="00D44428" w:rsidRPr="00815A3C" w:rsidRDefault="00D44428" w:rsidP="006E14EB">
            <w:pPr>
              <w:pStyle w:val="MDPI3aequationnumber"/>
              <w:spacing w:before="0" w:line="260" w:lineRule="atLeast"/>
              <w:rPr>
                <w:color w:val="auto"/>
              </w:rPr>
            </w:pPr>
            <w:r w:rsidRPr="00815A3C">
              <w:rPr>
                <w:color w:val="auto"/>
              </w:rPr>
              <w:t>(</w:t>
            </w:r>
            <w:r w:rsidR="00AE7A5F">
              <w:rPr>
                <w:color w:val="auto"/>
              </w:rPr>
              <w:t>2</w:t>
            </w:r>
            <w:r w:rsidRPr="00815A3C">
              <w:rPr>
                <w:color w:val="auto"/>
              </w:rPr>
              <w:t>)</w:t>
            </w:r>
          </w:p>
        </w:tc>
      </w:tr>
      <w:tr w:rsidR="00D44428" w:rsidRPr="00815A3C" w14:paraId="669A290A" w14:textId="77777777" w:rsidTr="006E14EB">
        <w:trPr>
          <w:jc w:val="center"/>
        </w:trPr>
        <w:tc>
          <w:tcPr>
            <w:tcW w:w="4754" w:type="pct"/>
          </w:tcPr>
          <w:p w14:paraId="7AA031AF" w14:textId="3D90F5FE" w:rsidR="00D44428" w:rsidRPr="00815A3C" w:rsidRDefault="006E14EB" w:rsidP="006E14EB">
            <w:pPr>
              <w:pStyle w:val="MDPI39equation"/>
              <w:spacing w:before="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avg,lo</m:t>
                  </m:r>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1,lo</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2,lo</m:t>
                      </m:r>
                    </m:sub>
                  </m:sSub>
                </m:e>
              </m:d>
              <m:r>
                <w:rPr>
                  <w:rFonts w:ascii="Cambria Math" w:hAnsi="Cambria Math"/>
                  <w:color w:val="auto"/>
                </w:rPr>
                <m:t>/2</m:t>
              </m:r>
            </m:oMath>
            <w:r w:rsidR="00D44428" w:rsidRPr="00815A3C">
              <w:rPr>
                <w:color w:val="auto"/>
              </w:rPr>
              <w:t>,</w:t>
            </w:r>
          </w:p>
        </w:tc>
        <w:tc>
          <w:tcPr>
            <w:tcW w:w="246" w:type="pct"/>
            <w:vAlign w:val="center"/>
          </w:tcPr>
          <w:p w14:paraId="6E9F0BF2" w14:textId="4EEA3819" w:rsidR="00D44428" w:rsidRPr="00815A3C" w:rsidRDefault="00D44428" w:rsidP="006E14EB">
            <w:pPr>
              <w:pStyle w:val="MDPI3aequationnumber"/>
              <w:spacing w:before="0" w:line="260" w:lineRule="atLeast"/>
              <w:rPr>
                <w:color w:val="auto"/>
              </w:rPr>
            </w:pPr>
            <w:r w:rsidRPr="00815A3C">
              <w:rPr>
                <w:color w:val="auto"/>
              </w:rPr>
              <w:t>(</w:t>
            </w:r>
            <w:r w:rsidR="00AE7A5F">
              <w:rPr>
                <w:color w:val="auto"/>
              </w:rPr>
              <w:t>3</w:t>
            </w:r>
            <w:r w:rsidRPr="00815A3C">
              <w:rPr>
                <w:color w:val="auto"/>
              </w:rPr>
              <w:t>)</w:t>
            </w:r>
          </w:p>
        </w:tc>
      </w:tr>
    </w:tbl>
    <w:p w14:paraId="432554A7" w14:textId="77777777" w:rsidR="00D44428" w:rsidRPr="00815A3C" w:rsidRDefault="00D44428" w:rsidP="00D44428">
      <w:pPr>
        <w:pStyle w:val="MDPI31text"/>
        <w:ind w:firstLine="0"/>
        <w:rPr>
          <w:color w:val="auto"/>
        </w:rPr>
      </w:pPr>
      <w:r w:rsidRPr="00815A3C">
        <w:rPr>
          <w:color w:val="auto"/>
        </w:rPr>
        <w:t xml:space="preserve">where </w:t>
      </w:r>
      <w:r w:rsidRPr="00815A3C">
        <w:rPr>
          <w:i/>
          <w:iCs/>
          <w:color w:val="auto"/>
        </w:rPr>
        <w:t>P</w:t>
      </w:r>
      <w:proofErr w:type="gramStart"/>
      <w:r w:rsidRPr="00815A3C">
        <w:rPr>
          <w:i/>
          <w:iCs/>
          <w:color w:val="auto"/>
          <w:vertAlign w:val="subscript"/>
        </w:rPr>
        <w:t>1,up</w:t>
      </w:r>
      <w:proofErr w:type="gramEnd"/>
      <w:r w:rsidRPr="00815A3C">
        <w:rPr>
          <w:color w:val="auto"/>
        </w:rPr>
        <w:t xml:space="preserve"> and </w:t>
      </w:r>
      <w:r w:rsidRPr="00815A3C">
        <w:rPr>
          <w:i/>
          <w:iCs/>
          <w:color w:val="auto"/>
        </w:rPr>
        <w:t>P</w:t>
      </w:r>
      <w:r w:rsidRPr="00815A3C">
        <w:rPr>
          <w:i/>
          <w:iCs/>
          <w:color w:val="auto"/>
          <w:vertAlign w:val="subscript"/>
        </w:rPr>
        <w:t>1,lo</w:t>
      </w:r>
      <w:r w:rsidRPr="00815A3C">
        <w:rPr>
          <w:color w:val="auto"/>
        </w:rPr>
        <w:t xml:space="preserve"> are the upper and lower limits of the peak velocity profile from thresholding method 1, respectively. </w:t>
      </w:r>
      <w:r w:rsidRPr="00815A3C">
        <w:rPr>
          <w:i/>
          <w:iCs/>
          <w:color w:val="auto"/>
        </w:rPr>
        <w:t>P</w:t>
      </w:r>
      <w:proofErr w:type="gramStart"/>
      <w:r w:rsidRPr="00815A3C">
        <w:rPr>
          <w:i/>
          <w:iCs/>
          <w:color w:val="auto"/>
          <w:vertAlign w:val="subscript"/>
        </w:rPr>
        <w:t>2,up</w:t>
      </w:r>
      <w:proofErr w:type="gramEnd"/>
      <w:r w:rsidRPr="00815A3C">
        <w:rPr>
          <w:color w:val="auto"/>
        </w:rPr>
        <w:t xml:space="preserve"> and </w:t>
      </w:r>
      <w:r w:rsidRPr="00815A3C">
        <w:rPr>
          <w:i/>
          <w:iCs/>
          <w:color w:val="auto"/>
        </w:rPr>
        <w:t>P</w:t>
      </w:r>
      <w:r w:rsidRPr="00815A3C">
        <w:rPr>
          <w:i/>
          <w:iCs/>
          <w:color w:val="auto"/>
          <w:vertAlign w:val="subscript"/>
        </w:rPr>
        <w:t>2,lo</w:t>
      </w:r>
      <w:r w:rsidRPr="00815A3C">
        <w:rPr>
          <w:color w:val="auto"/>
        </w:rPr>
        <w:t xml:space="preserve"> are the upper and lower limits of the peak velocity profile from thresholding method 2, respectively. </w:t>
      </w:r>
      <w:bookmarkStart w:id="26" w:name="_Hlk522287304"/>
    </w:p>
    <w:p w14:paraId="0A2D535A" w14:textId="03EA9B52" w:rsidR="00D44428" w:rsidRPr="00815A3C" w:rsidRDefault="00D44428" w:rsidP="00D44428">
      <w:pPr>
        <w:pStyle w:val="MDPI31text"/>
      </w:pPr>
      <w:bookmarkStart w:id="27" w:name="_Hlk522295603"/>
      <w:r w:rsidRPr="00815A3C">
        <w:rPr>
          <w:color w:val="auto"/>
          <w:szCs w:val="20"/>
        </w:rPr>
        <w:t xml:space="preserve">Edges of the Doppler shift (i.e., peak velocity profiles) were also detected using </w:t>
      </w:r>
      <w:r w:rsidRPr="00815A3C">
        <w:rPr>
          <w:szCs w:val="20"/>
        </w:rPr>
        <w:t>a</w:t>
      </w:r>
      <w:r w:rsidRPr="00815A3C">
        <w:rPr>
          <w:color w:val="auto"/>
          <w:szCs w:val="20"/>
        </w:rPr>
        <w:t xml:space="preserve"> standard edge detection method</w:t>
      </w:r>
      <w:r w:rsidRPr="00815A3C">
        <w:rPr>
          <w:szCs w:val="20"/>
        </w:rPr>
        <w:t>,</w:t>
      </w:r>
      <w:r w:rsidRPr="00815A3C">
        <w:rPr>
          <w:color w:val="auto"/>
          <w:szCs w:val="20"/>
        </w:rPr>
        <w:t xml:space="preserve"> Canny a</w:t>
      </w:r>
      <w:r w:rsidRPr="00815A3C">
        <w:rPr>
          <w:szCs w:val="20"/>
        </w:rPr>
        <w:t>pproximation</w:t>
      </w:r>
      <w:r w:rsidRPr="00815A3C">
        <w:rPr>
          <w:color w:val="auto"/>
          <w:szCs w:val="20"/>
        </w:rPr>
        <w:t xml:space="preserve">. In </w:t>
      </w:r>
      <w:r w:rsidRPr="00815A3C">
        <w:rPr>
          <w:szCs w:val="20"/>
        </w:rPr>
        <w:t>this</w:t>
      </w:r>
      <w:r w:rsidRPr="00815A3C">
        <w:rPr>
          <w:color w:val="auto"/>
          <w:szCs w:val="20"/>
        </w:rPr>
        <w:t xml:space="preserve"> method, the gradient of the image intensity function is calculated using the derivative of a Gaussian filter</w:t>
      </w:r>
      <w:r w:rsidRPr="00815A3C">
        <w:rPr>
          <w:szCs w:val="20"/>
        </w:rPr>
        <w:t xml:space="preserve"> </w:t>
      </w:r>
      <w:r w:rsidRPr="00815A3C">
        <w:rPr>
          <w:color w:val="auto"/>
          <w:szCs w:val="20"/>
        </w:rPr>
        <w:fldChar w:fldCharType="begin" w:fldLock="1"/>
      </w:r>
      <w:r w:rsidR="006A6E27">
        <w:rPr>
          <w:color w:val="auto"/>
          <w:szCs w:val="20"/>
        </w:rPr>
        <w:instrText>ADDIN CSL_CITATION {"citationItems":[{"id":"ITEM-1","itemData":{"ISBN":"3540338322","ISSN":"16113349","abstract":"Automatic image annotation techniques that try to identify the objects in images usually need the images to be segmented first, especially when specifically annotating image regions. The purpose of segmentation is to separate different objects in images from each other, so that objects can be processed as integral individuals. Therefore, annotation performance is highly influenced by the effectiveness of segmentation. Unfortunately, automatic segmentation is a difficult problem, and most of the current segmentation techniques do not guarantee good results. A multiple segmentations algorithm is proposed by Russell et al. [12] to discover objects and their extent in images. In this paper, we explore the novel use of multiple segmentations in the context of image auto-annotation. It is incorporated into a region based image annotation technique proposed in previous work, namely the training image based feature space approach. Three different levels of segmentations were generated for a 5000 image collection. Experimental results show that image auto-annotation achieves better performance when using all three segmentation levels together than using any single one on its own.","author":[{"dropping-particle":"","family":"Maini","given":"Raman","non-dropping-particle":"","parse-names":false,"suffix":""},{"dropping-particle":"","family":"Aggarwal","given":"H","non-dropping-particle":"","parse-names":false,"suffix":""}],"container-title":"International Journal of Image Processing (IJIP)","id":"ITEM-1","issue":"3","issued":{"date-parts":[["2009"]]},"page":"1-12","title":"Study and comparison of various image edge detection techniques","type":"article-journal","volume":"147002"},"uris":["http://www.mendeley.com/documents/?uuid=922933c3-78df-4251-a812-4dc31ca9a384"]}],"mendeley":{"formattedCitation":"[18]","plainTextFormattedCitation":"[18]","previouslyFormattedCitation":"[17]"},"properties":{"noteIndex":0},"schema":"https://github.com/citation-style-language/schema/raw/master/csl-citation.json"}</w:instrText>
      </w:r>
      <w:r w:rsidRPr="00815A3C">
        <w:rPr>
          <w:color w:val="auto"/>
          <w:szCs w:val="20"/>
        </w:rPr>
        <w:fldChar w:fldCharType="separate"/>
      </w:r>
      <w:r w:rsidR="006A6E27" w:rsidRPr="006A6E27">
        <w:rPr>
          <w:noProof/>
          <w:color w:val="auto"/>
          <w:szCs w:val="20"/>
        </w:rPr>
        <w:t>[18]</w:t>
      </w:r>
      <w:r w:rsidRPr="00815A3C">
        <w:rPr>
          <w:color w:val="auto"/>
          <w:szCs w:val="20"/>
        </w:rPr>
        <w:fldChar w:fldCharType="end"/>
      </w:r>
      <w:r w:rsidRPr="00815A3C">
        <w:rPr>
          <w:color w:val="auto"/>
          <w:szCs w:val="20"/>
        </w:rPr>
        <w:t>. The edges</w:t>
      </w:r>
      <w:r w:rsidRPr="00815A3C">
        <w:rPr>
          <w:szCs w:val="20"/>
        </w:rPr>
        <w:t xml:space="preserve"> of the Doppler shift</w:t>
      </w:r>
      <w:r w:rsidRPr="00815A3C">
        <w:rPr>
          <w:color w:val="auto"/>
          <w:szCs w:val="20"/>
        </w:rPr>
        <w:t xml:space="preserve"> were then found by looking for local maxima of the gradient</w:t>
      </w:r>
      <w:r w:rsidRPr="00815A3C">
        <w:rPr>
          <w:szCs w:val="20"/>
        </w:rPr>
        <w:t xml:space="preserve"> in vertical direction</w:t>
      </w:r>
      <w:r w:rsidRPr="00815A3C">
        <w:rPr>
          <w:color w:val="auto"/>
          <w:szCs w:val="20"/>
        </w:rPr>
        <w:t>.</w:t>
      </w:r>
      <w:r w:rsidRPr="00815A3C">
        <w:rPr>
          <w:szCs w:val="20"/>
        </w:rPr>
        <w:t xml:space="preserve"> Canny approximation was selected since it is one of the edge detection methods that is less sensitive to noise </w:t>
      </w:r>
      <w:r w:rsidRPr="00815A3C">
        <w:rPr>
          <w:szCs w:val="20"/>
        </w:rPr>
        <w:fldChar w:fldCharType="begin" w:fldLock="1"/>
      </w:r>
      <w:r w:rsidR="006A6E27">
        <w:rPr>
          <w:szCs w:val="20"/>
        </w:rPr>
        <w:instrText>ADDIN CSL_CITATION {"citationItems":[{"id":"ITEM-1","itemData":{"ISBN":"3540338322","ISSN":"16113349","abstract":"Automatic image annotation techniques that try to identify the objects in images usually need the images to be segmented first, especially when specifically annotating image regions. The purpose of segmentation is to separate different objects in images from each other, so that objects can be processed as integral individuals. Therefore, annotation performance is highly influenced by the effectiveness of segmentation. Unfortunately, automatic segmentation is a difficult problem, and most of the current segmentation techniques do not guarantee good results. A multiple segmentations algorithm is proposed by Russell et al. [12] to discover objects and their extent in images. In this paper, we explore the novel use of multiple segmentations in the context of image auto-annotation. It is incorporated into a region based image annotation technique proposed in previous work, namely the training image based feature space approach. Three different levels of segmentations were generated for a 5000 image collection. Experimental results show that image auto-annotation achieves better performance when using all three segmentation levels together than using any single one on its own.","author":[{"dropping-particle":"","family":"Maini","given":"Raman","non-dropping-particle":"","parse-names":false,"suffix":""},{"dropping-particle":"","family":"Aggarwal","given":"H","non-dropping-particle":"","parse-names":false,"suffix":""}],"container-title":"International Journal of Image Processing (IJIP)","id":"ITEM-1","issue":"3","issued":{"date-parts":[["2009"]]},"page":"1-12","title":"Study and comparison of various image edge detection techniques","type":"article-journal","volume":"147002"},"uris":["http://www.mendeley.com/documents/?uuid=922933c3-78df-4251-a812-4dc31ca9a384"]}],"mendeley":{"formattedCitation":"[18]","plainTextFormattedCitation":"[18]","previouslyFormattedCitation":"[17]"},"properties":{"noteIndex":0},"schema":"https://github.com/citation-style-language/schema/raw/master/csl-citation.json"}</w:instrText>
      </w:r>
      <w:r w:rsidRPr="00815A3C">
        <w:rPr>
          <w:szCs w:val="20"/>
        </w:rPr>
        <w:fldChar w:fldCharType="separate"/>
      </w:r>
      <w:r w:rsidR="006A6E27" w:rsidRPr="006A6E27">
        <w:rPr>
          <w:noProof/>
          <w:szCs w:val="20"/>
        </w:rPr>
        <w:t>[18]</w:t>
      </w:r>
      <w:r w:rsidRPr="00815A3C">
        <w:rPr>
          <w:szCs w:val="20"/>
        </w:rPr>
        <w:fldChar w:fldCharType="end"/>
      </w:r>
      <w:r w:rsidRPr="00815A3C">
        <w:rPr>
          <w:szCs w:val="20"/>
        </w:rPr>
        <w:t xml:space="preserve">. </w:t>
      </w:r>
      <w:r w:rsidRPr="00815A3C">
        <w:rPr>
          <w:color w:val="auto"/>
          <w:szCs w:val="20"/>
        </w:rPr>
        <w:t xml:space="preserve">Figure 8 shows the edge detection results obtained from Canny approximation for 4 different thresholding values of 0.05, 0.20, 0.30 and 0.45. Canny </w:t>
      </w:r>
      <w:r w:rsidR="00097A63">
        <w:rPr>
          <w:color w:val="auto"/>
          <w:szCs w:val="20"/>
        </w:rPr>
        <w:t>method</w:t>
      </w:r>
      <w:r w:rsidR="006F6628">
        <w:rPr>
          <w:color w:val="auto"/>
          <w:szCs w:val="20"/>
        </w:rPr>
        <w:t xml:space="preserve"> </w:t>
      </w:r>
      <w:r w:rsidRPr="00815A3C">
        <w:rPr>
          <w:color w:val="auto"/>
          <w:szCs w:val="20"/>
        </w:rPr>
        <w:t xml:space="preserve">with </w:t>
      </w:r>
      <w:r w:rsidR="006F6628">
        <w:rPr>
          <w:color w:val="auto"/>
          <w:szCs w:val="20"/>
        </w:rPr>
        <w:t>the smallest</w:t>
      </w:r>
      <w:r w:rsidR="006F6628" w:rsidRPr="00815A3C">
        <w:rPr>
          <w:color w:val="auto"/>
          <w:szCs w:val="20"/>
        </w:rPr>
        <w:t xml:space="preserve"> </w:t>
      </w:r>
      <w:r w:rsidRPr="00815A3C">
        <w:rPr>
          <w:color w:val="auto"/>
          <w:szCs w:val="20"/>
        </w:rPr>
        <w:t xml:space="preserve">threshold </w:t>
      </w:r>
      <w:r w:rsidR="006F6628">
        <w:rPr>
          <w:color w:val="auto"/>
          <w:szCs w:val="20"/>
        </w:rPr>
        <w:t>(</w:t>
      </w:r>
      <w:r w:rsidRPr="00815A3C">
        <w:rPr>
          <w:color w:val="auto"/>
          <w:szCs w:val="20"/>
        </w:rPr>
        <w:t>of 0.05</w:t>
      </w:r>
      <w:r w:rsidR="006F6628">
        <w:rPr>
          <w:color w:val="auto"/>
          <w:szCs w:val="20"/>
        </w:rPr>
        <w:t>)</w:t>
      </w:r>
      <w:r w:rsidRPr="00815A3C">
        <w:rPr>
          <w:color w:val="auto"/>
          <w:szCs w:val="20"/>
        </w:rPr>
        <w:t xml:space="preserve"> found the Doppler shift edges, but it also detected too many artifacts (e.g., other edges) both inside and outside of Doppler shift (Figure 8.a). Figure 8.b shows the detected edges using a </w:t>
      </w:r>
      <w:r w:rsidR="006F6628">
        <w:rPr>
          <w:color w:val="auto"/>
          <w:szCs w:val="20"/>
        </w:rPr>
        <w:t xml:space="preserve">higher </w:t>
      </w:r>
      <w:r w:rsidRPr="00815A3C">
        <w:rPr>
          <w:color w:val="auto"/>
          <w:szCs w:val="20"/>
        </w:rPr>
        <w:t xml:space="preserve">threshold value of 0.20. Although </w:t>
      </w:r>
      <w:r w:rsidR="00C9625C">
        <w:rPr>
          <w:color w:val="auto"/>
          <w:szCs w:val="20"/>
        </w:rPr>
        <w:t xml:space="preserve">the </w:t>
      </w:r>
      <w:r w:rsidRPr="00815A3C">
        <w:rPr>
          <w:color w:val="auto"/>
          <w:szCs w:val="20"/>
        </w:rPr>
        <w:t xml:space="preserve">number of artifacts decreased, </w:t>
      </w:r>
      <w:r w:rsidR="00C9625C">
        <w:rPr>
          <w:color w:val="auto"/>
          <w:szCs w:val="20"/>
        </w:rPr>
        <w:t>the</w:t>
      </w:r>
      <w:r w:rsidR="00C9625C" w:rsidRPr="00815A3C">
        <w:rPr>
          <w:color w:val="auto"/>
          <w:szCs w:val="20"/>
        </w:rPr>
        <w:t xml:space="preserve"> </w:t>
      </w:r>
      <w:r w:rsidRPr="00815A3C">
        <w:rPr>
          <w:color w:val="auto"/>
          <w:szCs w:val="20"/>
        </w:rPr>
        <w:t>algorithm still resulted in significant number of artifacts specially in the positive Doppler shift. A</w:t>
      </w:r>
      <w:r w:rsidR="006F6628">
        <w:rPr>
          <w:color w:val="auto"/>
          <w:szCs w:val="20"/>
        </w:rPr>
        <w:t>n increased</w:t>
      </w:r>
      <w:r w:rsidRPr="00815A3C">
        <w:rPr>
          <w:color w:val="auto"/>
          <w:szCs w:val="20"/>
        </w:rPr>
        <w:t xml:space="preserve"> threshold (i.e., 0.30) was then used to reduce these extra unwanted edges (Figure 8.c). As </w:t>
      </w:r>
      <w:r w:rsidRPr="00815A3C">
        <w:rPr>
          <w:szCs w:val="20"/>
        </w:rPr>
        <w:t xml:space="preserve">a result, the number of artifacts drastically decreased. However, there were still some artifacts around the baseline and Doppler shift borders. Figure 8.d shows the results when a threshold of 0.40 was used. In this case, most artifacts were removed. However, due to a high threshold value, the algorithm </w:t>
      </w:r>
      <w:r w:rsidR="006F6628">
        <w:rPr>
          <w:szCs w:val="20"/>
        </w:rPr>
        <w:t>missed</w:t>
      </w:r>
      <w:r w:rsidRPr="00815A3C">
        <w:rPr>
          <w:szCs w:val="20"/>
        </w:rPr>
        <w:t xml:space="preserve"> many parts of the positive and negative peak velocity profiles </w:t>
      </w:r>
      <w:r w:rsidR="006F6628" w:rsidRPr="00815A3C">
        <w:rPr>
          <w:szCs w:val="20"/>
        </w:rPr>
        <w:t>result</w:t>
      </w:r>
      <w:r w:rsidR="006F6628">
        <w:rPr>
          <w:szCs w:val="20"/>
        </w:rPr>
        <w:t>ing</w:t>
      </w:r>
      <w:r w:rsidR="006F6628" w:rsidRPr="00815A3C">
        <w:rPr>
          <w:szCs w:val="20"/>
        </w:rPr>
        <w:t xml:space="preserve"> </w:t>
      </w:r>
      <w:r w:rsidRPr="00815A3C">
        <w:rPr>
          <w:szCs w:val="20"/>
        </w:rPr>
        <w:t xml:space="preserve">in disconnected profiles. Therefore, in this method, there is a compromise between </w:t>
      </w:r>
      <w:r w:rsidR="006F6628">
        <w:rPr>
          <w:szCs w:val="20"/>
        </w:rPr>
        <w:t>avoiding</w:t>
      </w:r>
      <w:r w:rsidRPr="00815A3C">
        <w:rPr>
          <w:szCs w:val="20"/>
        </w:rPr>
        <w:t xml:space="preserve"> artifacts and losing the peak velocity profile information. </w:t>
      </w:r>
      <w:r w:rsidR="006F6628">
        <w:rPr>
          <w:szCs w:val="20"/>
        </w:rPr>
        <w:t>In contrast to</w:t>
      </w:r>
      <w:r w:rsidR="006F6628" w:rsidRPr="00815A3C">
        <w:rPr>
          <w:szCs w:val="20"/>
        </w:rPr>
        <w:t xml:space="preserve"> </w:t>
      </w:r>
      <w:r w:rsidRPr="00815A3C">
        <w:rPr>
          <w:szCs w:val="20"/>
        </w:rPr>
        <w:t xml:space="preserve">the proposed method in this paper, Canny method </w:t>
      </w:r>
      <w:r w:rsidR="006F6628">
        <w:rPr>
          <w:szCs w:val="20"/>
        </w:rPr>
        <w:t>may</w:t>
      </w:r>
      <w:r w:rsidR="006F6628" w:rsidRPr="00815A3C">
        <w:rPr>
          <w:szCs w:val="20"/>
        </w:rPr>
        <w:t xml:space="preserve"> </w:t>
      </w:r>
      <w:r w:rsidRPr="00815A3C">
        <w:rPr>
          <w:szCs w:val="20"/>
        </w:rPr>
        <w:t>find less or more than 2</w:t>
      </w:r>
      <w:r w:rsidR="006F6628">
        <w:rPr>
          <w:szCs w:val="20"/>
        </w:rPr>
        <w:t xml:space="preserve"> edge-</w:t>
      </w:r>
      <w:r w:rsidRPr="00815A3C">
        <w:rPr>
          <w:szCs w:val="20"/>
        </w:rPr>
        <w:t xml:space="preserve">points </w:t>
      </w:r>
      <w:r w:rsidR="006F6628">
        <w:rPr>
          <w:szCs w:val="20"/>
        </w:rPr>
        <w:t xml:space="preserve">at each time (i.e., </w:t>
      </w:r>
      <w:r w:rsidRPr="00815A3C">
        <w:rPr>
          <w:szCs w:val="20"/>
        </w:rPr>
        <w:t>each vertical line</w:t>
      </w:r>
      <w:r w:rsidR="006F6628">
        <w:rPr>
          <w:szCs w:val="20"/>
        </w:rPr>
        <w:t>)</w:t>
      </w:r>
      <w:r w:rsidRPr="00815A3C">
        <w:rPr>
          <w:szCs w:val="20"/>
        </w:rPr>
        <w:t xml:space="preserve">. </w:t>
      </w:r>
      <w:r w:rsidR="006F6628">
        <w:rPr>
          <w:szCs w:val="20"/>
        </w:rPr>
        <w:t>F</w:t>
      </w:r>
      <w:r w:rsidRPr="00815A3C">
        <w:rPr>
          <w:szCs w:val="20"/>
        </w:rPr>
        <w:t>ind</w:t>
      </w:r>
      <w:r w:rsidR="006F6628">
        <w:rPr>
          <w:szCs w:val="20"/>
        </w:rPr>
        <w:t>ing</w:t>
      </w:r>
      <w:r w:rsidRPr="00815A3C">
        <w:rPr>
          <w:szCs w:val="20"/>
        </w:rPr>
        <w:t xml:space="preserve"> more than 2 </w:t>
      </w:r>
      <w:r w:rsidR="00097A63">
        <w:rPr>
          <w:szCs w:val="20"/>
        </w:rPr>
        <w:t>edge-</w:t>
      </w:r>
      <w:r w:rsidRPr="00815A3C">
        <w:rPr>
          <w:szCs w:val="20"/>
        </w:rPr>
        <w:t>points</w:t>
      </w:r>
      <w:r w:rsidR="006F6628">
        <w:rPr>
          <w:szCs w:val="20"/>
        </w:rPr>
        <w:t xml:space="preserve"> at the same time</w:t>
      </w:r>
      <w:r w:rsidRPr="00815A3C">
        <w:rPr>
          <w:szCs w:val="20"/>
        </w:rPr>
        <w:t xml:space="preserve">, </w:t>
      </w:r>
      <w:r w:rsidR="006F6628">
        <w:rPr>
          <w:szCs w:val="20"/>
        </w:rPr>
        <w:t xml:space="preserve">is indicative of </w:t>
      </w:r>
      <w:r w:rsidRPr="00815A3C">
        <w:rPr>
          <w:szCs w:val="20"/>
        </w:rPr>
        <w:t xml:space="preserve">artifacts (such as artifacts </w:t>
      </w:r>
      <w:r w:rsidR="00097A63">
        <w:rPr>
          <w:szCs w:val="20"/>
        </w:rPr>
        <w:t xml:space="preserve">seen </w:t>
      </w:r>
      <w:r w:rsidRPr="00815A3C">
        <w:rPr>
          <w:szCs w:val="20"/>
        </w:rPr>
        <w:t xml:space="preserve">in Figures 8.a through 8.c). </w:t>
      </w:r>
      <w:r w:rsidR="006F6628">
        <w:rPr>
          <w:szCs w:val="20"/>
        </w:rPr>
        <w:t>F</w:t>
      </w:r>
      <w:r w:rsidRPr="00815A3C">
        <w:rPr>
          <w:szCs w:val="20"/>
        </w:rPr>
        <w:t>ind</w:t>
      </w:r>
      <w:r w:rsidR="006F6628">
        <w:rPr>
          <w:szCs w:val="20"/>
        </w:rPr>
        <w:t>ing</w:t>
      </w:r>
      <w:r w:rsidRPr="00815A3C">
        <w:rPr>
          <w:szCs w:val="20"/>
        </w:rPr>
        <w:t xml:space="preserve"> less than 2 points, </w:t>
      </w:r>
      <w:r w:rsidR="00097A63">
        <w:rPr>
          <w:szCs w:val="20"/>
        </w:rPr>
        <w:t>indicates</w:t>
      </w:r>
      <w:r w:rsidRPr="00815A3C">
        <w:rPr>
          <w:szCs w:val="20"/>
        </w:rPr>
        <w:t xml:space="preserve"> that the method either did not </w:t>
      </w:r>
      <w:r w:rsidR="00097A63">
        <w:rPr>
          <w:szCs w:val="20"/>
        </w:rPr>
        <w:t xml:space="preserve">properly </w:t>
      </w:r>
      <w:r w:rsidRPr="00815A3C">
        <w:rPr>
          <w:szCs w:val="20"/>
        </w:rPr>
        <w:t xml:space="preserve">estimate one or both positive and negative Doppler shift envelopes. The proposed algorithm in this study, on the other hand, always estimates a lower and an upper edge in each vertical line. </w:t>
      </w:r>
      <w:r w:rsidR="00AE7A5F">
        <w:rPr>
          <w:szCs w:val="20"/>
        </w:rPr>
        <w:t>T</w:t>
      </w:r>
      <w:r w:rsidRPr="00815A3C">
        <w:rPr>
          <w:szCs w:val="20"/>
        </w:rPr>
        <w:t xml:space="preserve">he proposed algorithm </w:t>
      </w:r>
      <w:r w:rsidR="00AE7A5F">
        <w:rPr>
          <w:szCs w:val="20"/>
        </w:rPr>
        <w:t xml:space="preserve">also </w:t>
      </w:r>
      <w:r w:rsidRPr="00815A3C">
        <w:rPr>
          <w:szCs w:val="20"/>
        </w:rPr>
        <w:t xml:space="preserve">resulted in continuous velocity profiles and less artifacts compared to </w:t>
      </w:r>
      <w:r w:rsidR="00097A63">
        <w:rPr>
          <w:szCs w:val="20"/>
        </w:rPr>
        <w:t xml:space="preserve">the </w:t>
      </w:r>
      <w:r w:rsidRPr="00815A3C">
        <w:rPr>
          <w:szCs w:val="20"/>
        </w:rPr>
        <w:t>Canny</w:t>
      </w:r>
      <w:r w:rsidR="00097A63">
        <w:rPr>
          <w:szCs w:val="20"/>
        </w:rPr>
        <w:t xml:space="preserve"> method</w:t>
      </w:r>
      <w:r w:rsidRPr="00815A3C">
        <w:rPr>
          <w:szCs w:val="20"/>
        </w:rPr>
        <w:t xml:space="preserve">. </w:t>
      </w:r>
      <w:r w:rsidR="00097A63">
        <w:rPr>
          <w:szCs w:val="20"/>
        </w:rPr>
        <w:t xml:space="preserve">In addition, </w:t>
      </w:r>
      <w:r w:rsidR="00AE7A5F">
        <w:rPr>
          <w:szCs w:val="20"/>
        </w:rPr>
        <w:t>it</w:t>
      </w:r>
      <w:r w:rsidRPr="00815A3C">
        <w:rPr>
          <w:szCs w:val="20"/>
        </w:rPr>
        <w:t xml:space="preserve"> was simpler and less computationally expensive </w:t>
      </w:r>
      <w:r w:rsidR="00AE7A5F">
        <w:rPr>
          <w:szCs w:val="20"/>
        </w:rPr>
        <w:t>since</w:t>
      </w:r>
      <w:r w:rsidRPr="00815A3C">
        <w:rPr>
          <w:szCs w:val="20"/>
        </w:rPr>
        <w:t xml:space="preserve"> it was only based on two simple thresholding operations.</w:t>
      </w:r>
      <w:bookmarkEnd w:id="26"/>
      <w:bookmarkEnd w:id="27"/>
      <w:r w:rsidRPr="00815A3C">
        <w:rPr>
          <w:szCs w:val="20"/>
        </w:rPr>
        <w:t xml:space="preserve"> </w:t>
      </w:r>
      <w:r w:rsidRPr="00815A3C">
        <w:t>The proposed algorithm was also tested on 13 more images from the same subject. The results were consistent with those results shown in Figures 4 and 7.</w:t>
      </w:r>
    </w:p>
    <w:p w14:paraId="07E35E85" w14:textId="77777777" w:rsidR="00D44428" w:rsidRPr="00815A3C" w:rsidRDefault="004E2BAC" w:rsidP="00D44428">
      <w:pPr>
        <w:pStyle w:val="MDPI52figure"/>
      </w:pPr>
      <w:r>
        <w:rPr>
          <w:noProof/>
          <w:snapToGrid/>
          <w:lang w:eastAsia="en-US" w:bidi="ar-SA"/>
        </w:rPr>
        <w:pict w14:anchorId="7F674A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8.6pt">
            <v:imagedata r:id="rId14" o:title="doppler"/>
          </v:shape>
        </w:pict>
      </w:r>
    </w:p>
    <w:p w14:paraId="38ADB7FC" w14:textId="77777777" w:rsidR="00D44428" w:rsidRPr="00815A3C" w:rsidRDefault="00D44428" w:rsidP="00D44428">
      <w:pPr>
        <w:pStyle w:val="MDPI51figurecaption"/>
      </w:pPr>
      <w:r w:rsidRPr="00815A3C">
        <w:rPr>
          <w:b/>
        </w:rPr>
        <w:lastRenderedPageBreak/>
        <w:t>Figure 7.</w:t>
      </w:r>
      <w:r w:rsidRPr="00815A3C">
        <w:t xml:space="preserve"> Combined peak velocity profiles extracted from smoothed Doppler echocardiography image.</w:t>
      </w:r>
    </w:p>
    <w:p w14:paraId="7B7803B4" w14:textId="77777777" w:rsidR="00D44428" w:rsidRPr="00815A3C" w:rsidRDefault="005234B5" w:rsidP="00D44428">
      <w:pPr>
        <w:pStyle w:val="MDPI52figure"/>
      </w:pPr>
      <w:bookmarkStart w:id="28" w:name="_Hlk522295692"/>
      <w:r w:rsidRPr="00815A3C">
        <w:rPr>
          <w:noProof/>
          <w:snapToGrid/>
          <w:lang w:eastAsia="en-US" w:bidi="ar-SA"/>
        </w:rPr>
        <w:drawing>
          <wp:inline distT="0" distB="0" distL="0" distR="0" wp14:anchorId="38AB7587" wp14:editId="24C88480">
            <wp:extent cx="4159885" cy="40493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885" cy="4049395"/>
                    </a:xfrm>
                    <a:prstGeom prst="rect">
                      <a:avLst/>
                    </a:prstGeom>
                    <a:noFill/>
                    <a:ln>
                      <a:noFill/>
                    </a:ln>
                  </pic:spPr>
                </pic:pic>
              </a:graphicData>
            </a:graphic>
          </wp:inline>
        </w:drawing>
      </w:r>
    </w:p>
    <w:p w14:paraId="46330355" w14:textId="77777777" w:rsidR="00D44428" w:rsidRPr="00815A3C" w:rsidRDefault="00D44428" w:rsidP="00D44428">
      <w:pPr>
        <w:pStyle w:val="MDPI51figurecaption"/>
      </w:pPr>
      <w:r w:rsidRPr="00815A3C">
        <w:rPr>
          <w:b/>
        </w:rPr>
        <w:t>Figure 8.</w:t>
      </w:r>
      <w:r w:rsidRPr="00815A3C">
        <w:t xml:space="preserve"> Edge detection in vertical direction using Canny approximation with a threshold value of (a) 0.05, (b) 0.20, (c) 0.30, and (d) 0.40.</w:t>
      </w:r>
    </w:p>
    <w:bookmarkEnd w:id="28"/>
    <w:p w14:paraId="7C34AE75" w14:textId="77777777" w:rsidR="00D44428" w:rsidRPr="00815A3C" w:rsidRDefault="00A1735D" w:rsidP="00D44428">
      <w:pPr>
        <w:pStyle w:val="MDPI21heading1"/>
      </w:pPr>
      <w:r>
        <w:t>4</w:t>
      </w:r>
      <w:r w:rsidR="00D44428" w:rsidRPr="00815A3C">
        <w:t>. Conclusions</w:t>
      </w:r>
    </w:p>
    <w:p w14:paraId="0C15BAE3" w14:textId="2BB4200D" w:rsidR="00D44428" w:rsidRPr="00815A3C" w:rsidRDefault="00D44428" w:rsidP="00D44428">
      <w:pPr>
        <w:pStyle w:val="MDPI31text"/>
        <w:rPr>
          <w:color w:val="auto"/>
        </w:rPr>
      </w:pPr>
      <w:r w:rsidRPr="00815A3C">
        <w:t>An image processing algorithm based on thresholding was proposed to extract peak velocity profiles from Doppler echocardiography images. Two different thresholding methods were used to estimate the upper and lower limits of the peak velocity profiles. Doppler images were smoothed using moving average process to improve the quality of extracted velocity profiles. The upper and lower limits of the velocity profiles were also averaged, and a combining method proposed. The velocity profiles extracted by the proposed methods can be used in clinical and research studies including cardiac time interval estimations</w:t>
      </w:r>
      <w:r w:rsidR="00097A63">
        <w:t xml:space="preserve">. It can also be useful in providing boundary conditions for </w:t>
      </w:r>
      <w:r w:rsidRPr="00815A3C">
        <w:t>computational cardiovascular hemodynamics</w:t>
      </w:r>
      <w:r w:rsidR="00097A63">
        <w:t xml:space="preserve"> studies</w:t>
      </w:r>
      <w:r w:rsidRPr="00815A3C">
        <w:t xml:space="preserve">. </w:t>
      </w:r>
      <w:r w:rsidRPr="00815A3C">
        <w:rPr>
          <w:color w:val="auto"/>
        </w:rPr>
        <w:t xml:space="preserve">Future work would compare the estimates obtained in the current study with </w:t>
      </w:r>
      <w:r w:rsidR="007361A7">
        <w:rPr>
          <w:color w:val="auto"/>
        </w:rPr>
        <w:t xml:space="preserve">additional </w:t>
      </w:r>
      <w:r w:rsidRPr="00815A3C">
        <w:rPr>
          <w:color w:val="auto"/>
        </w:rPr>
        <w:t>standard edge detection methods along with validating these profiles using more accurate velocity profiles from invasive</w:t>
      </w:r>
      <w:r w:rsidR="00A66F22">
        <w:rPr>
          <w:color w:val="auto"/>
        </w:rPr>
        <w:t xml:space="preserve"> cardiac</w:t>
      </w:r>
      <w:r w:rsidRPr="00815A3C">
        <w:rPr>
          <w:color w:val="auto"/>
        </w:rPr>
        <w:t xml:space="preserve"> catheterization. </w:t>
      </w:r>
    </w:p>
    <w:p w14:paraId="38AF5E06" w14:textId="77777777" w:rsidR="00D44428" w:rsidRPr="00815A3C" w:rsidRDefault="00D44428" w:rsidP="00D44428">
      <w:pPr>
        <w:pStyle w:val="MDPI62Acknowledgments"/>
      </w:pPr>
      <w:r w:rsidRPr="00815A3C">
        <w:rPr>
          <w:b/>
        </w:rPr>
        <w:t xml:space="preserve">Author </w:t>
      </w:r>
      <w:r w:rsidRPr="00815A3C">
        <w:rPr>
          <w:b/>
          <w:color w:val="auto"/>
        </w:rPr>
        <w:t xml:space="preserve">Contributions: </w:t>
      </w:r>
      <w:r w:rsidRPr="00815A3C">
        <w:rPr>
          <w:color w:val="auto"/>
        </w:rPr>
        <w:t>Conceptualization, A.T. and H.M.; Methodology, A.T. and H.M.; Software, A.T. and H.M..; Resources, B.K.; Data Curation, B.K.</w:t>
      </w:r>
      <w:r w:rsidR="007361A7">
        <w:rPr>
          <w:color w:val="auto"/>
        </w:rPr>
        <w:t xml:space="preserve"> A.T., R.S., H.M.</w:t>
      </w:r>
      <w:r w:rsidRPr="00815A3C">
        <w:rPr>
          <w:color w:val="auto"/>
        </w:rPr>
        <w:t>; Writing-Original Draft Preparation, A.T.; Writing-Review &amp; Editing, H.M., B.K. and R.S.; Supervision, H.M.; Funding Acquisition, H.M. and R.S.</w:t>
      </w:r>
    </w:p>
    <w:p w14:paraId="3AB6D190" w14:textId="6DE50115" w:rsidR="00D44428" w:rsidRPr="00815A3C" w:rsidRDefault="00D44428" w:rsidP="00D44428">
      <w:pPr>
        <w:pStyle w:val="MDPI62Acknowledgments"/>
        <w:rPr>
          <w:b/>
        </w:rPr>
      </w:pPr>
      <w:r w:rsidRPr="00815A3C">
        <w:rPr>
          <w:b/>
        </w:rPr>
        <w:t xml:space="preserve">Funding: </w:t>
      </w:r>
      <w:r w:rsidRPr="00815A3C">
        <w:t>This research was funde</w:t>
      </w:r>
      <w:r w:rsidRPr="00AE7A5F">
        <w:rPr>
          <w:rFonts w:ascii="Times New Roman" w:hAnsi="Times New Roman"/>
        </w:rPr>
        <w:t xml:space="preserve">d by NIH </w:t>
      </w:r>
      <w:r w:rsidR="007361A7" w:rsidRPr="00AE7A5F">
        <w:rPr>
          <w:rFonts w:ascii="Times New Roman" w:hAnsi="Times New Roman"/>
          <w:sz w:val="20"/>
        </w:rPr>
        <w:t>R01 EB012142</w:t>
      </w:r>
      <w:r w:rsidRPr="00AE7A5F">
        <w:rPr>
          <w:rFonts w:ascii="Times New Roman" w:hAnsi="Times New Roman"/>
          <w:sz w:val="20"/>
        </w:rPr>
        <w:t>.</w:t>
      </w:r>
    </w:p>
    <w:p w14:paraId="129262CC" w14:textId="77777777" w:rsidR="00D44428" w:rsidRPr="00815A3C" w:rsidRDefault="00D44428" w:rsidP="00D44428">
      <w:pPr>
        <w:pStyle w:val="MDPI62Acknowledgments"/>
      </w:pPr>
      <w:r w:rsidRPr="00815A3C">
        <w:rPr>
          <w:b/>
        </w:rPr>
        <w:t>Acknowledgments:</w:t>
      </w:r>
      <w:r w:rsidRPr="00815A3C">
        <w:t xml:space="preserve"> The authors kindly appreciate the technical support of staff of the Department of Cardiology at Nemours Children’s Hospital, Orlando, FL.</w:t>
      </w:r>
    </w:p>
    <w:p w14:paraId="14E4EBA7" w14:textId="77777777" w:rsidR="00D44428" w:rsidRPr="00815A3C" w:rsidRDefault="00D44428" w:rsidP="00D44428">
      <w:pPr>
        <w:pStyle w:val="MDPI64CoI"/>
      </w:pPr>
      <w:r w:rsidRPr="00815A3C">
        <w:rPr>
          <w:b/>
        </w:rPr>
        <w:t>Conflicts of Interest:</w:t>
      </w:r>
      <w:r w:rsidRPr="00815A3C">
        <w:t xml:space="preserve"> The authors declare no conflict of interest.</w:t>
      </w:r>
    </w:p>
    <w:p w14:paraId="2D311A58" w14:textId="77777777" w:rsidR="00D44428" w:rsidRPr="00815A3C" w:rsidRDefault="00D44428" w:rsidP="00D44428">
      <w:pPr>
        <w:pStyle w:val="MDPI21heading1"/>
      </w:pPr>
      <w:r w:rsidRPr="00815A3C">
        <w:t>References</w:t>
      </w:r>
    </w:p>
    <w:p w14:paraId="4FCC700B" w14:textId="77777777" w:rsidR="006A6E27" w:rsidRPr="006A6E27" w:rsidRDefault="00D44428" w:rsidP="006A6E27">
      <w:pPr>
        <w:widowControl w:val="0"/>
        <w:autoSpaceDE w:val="0"/>
        <w:autoSpaceDN w:val="0"/>
        <w:adjustRightInd w:val="0"/>
        <w:spacing w:line="240" w:lineRule="atLeast"/>
        <w:ind w:left="640" w:hanging="640"/>
        <w:rPr>
          <w:rFonts w:ascii="Palatino Linotype" w:hAnsi="Palatino Linotype"/>
          <w:noProof/>
          <w:sz w:val="18"/>
          <w:szCs w:val="24"/>
        </w:rPr>
      </w:pPr>
      <w:r w:rsidRPr="00815A3C">
        <w:lastRenderedPageBreak/>
        <w:fldChar w:fldCharType="begin" w:fldLock="1"/>
      </w:r>
      <w:r w:rsidRPr="00815A3C">
        <w:instrText xml:space="preserve">ADDIN Mendeley Bibliography CSL_BIBLIOGRAPHY </w:instrText>
      </w:r>
      <w:r w:rsidRPr="00815A3C">
        <w:fldChar w:fldCharType="separate"/>
      </w:r>
      <w:r w:rsidR="006A6E27" w:rsidRPr="006A6E27">
        <w:rPr>
          <w:rFonts w:ascii="Palatino Linotype" w:hAnsi="Palatino Linotype"/>
          <w:noProof/>
          <w:sz w:val="18"/>
          <w:szCs w:val="24"/>
        </w:rPr>
        <w:t xml:space="preserve">1. </w:t>
      </w:r>
      <w:r w:rsidR="006A6E27" w:rsidRPr="006A6E27">
        <w:rPr>
          <w:rFonts w:ascii="Palatino Linotype" w:hAnsi="Palatino Linotype"/>
          <w:noProof/>
          <w:sz w:val="18"/>
          <w:szCs w:val="24"/>
        </w:rPr>
        <w:tab/>
        <w:t xml:space="preserve">WHO, Cardiovascular diseases (CVDs). </w:t>
      </w:r>
      <w:r w:rsidR="006A6E27" w:rsidRPr="006A6E27">
        <w:rPr>
          <w:rFonts w:ascii="Palatino Linotype" w:hAnsi="Palatino Linotype"/>
          <w:i/>
          <w:iCs/>
          <w:noProof/>
          <w:sz w:val="18"/>
          <w:szCs w:val="24"/>
        </w:rPr>
        <w:t>Fact sheets</w:t>
      </w:r>
      <w:r w:rsidR="006A6E27" w:rsidRPr="006A6E27">
        <w:rPr>
          <w:rFonts w:ascii="Palatino Linotype" w:hAnsi="Palatino Linotype"/>
          <w:noProof/>
          <w:sz w:val="18"/>
          <w:szCs w:val="24"/>
        </w:rPr>
        <w:t xml:space="preserve"> 2017.</w:t>
      </w:r>
    </w:p>
    <w:p w14:paraId="70F33A2C"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2. </w:t>
      </w:r>
      <w:r w:rsidRPr="006A6E27">
        <w:rPr>
          <w:rFonts w:ascii="Palatino Linotype" w:hAnsi="Palatino Linotype"/>
          <w:noProof/>
          <w:sz w:val="18"/>
          <w:szCs w:val="24"/>
        </w:rPr>
        <w:tab/>
        <w:t xml:space="preserve">Ommen, S.R.; Nishimura, R. a.; Appleton, C.P.; Miller, F. a.; Oh, J.K.; Redfield, M.M.; Tajik,  a. J. Clinical utility of Doppler echocardiography and tissue Doppler imaging in the estimation of left ventricular filling pressures: a comparative simultaneous Doppler- …. </w:t>
      </w:r>
      <w:r w:rsidRPr="006A6E27">
        <w:rPr>
          <w:rFonts w:ascii="Palatino Linotype" w:hAnsi="Palatino Linotype"/>
          <w:i/>
          <w:iCs/>
          <w:noProof/>
          <w:sz w:val="18"/>
          <w:szCs w:val="24"/>
        </w:rPr>
        <w:t>Circulation</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2000</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102</w:t>
      </w:r>
      <w:r w:rsidRPr="006A6E27">
        <w:rPr>
          <w:rFonts w:ascii="Palatino Linotype" w:hAnsi="Palatino Linotype"/>
          <w:noProof/>
          <w:sz w:val="18"/>
          <w:szCs w:val="24"/>
        </w:rPr>
        <w:t>, 1788–1794, doi:10.1161/01.CIR.102.15.1788.</w:t>
      </w:r>
    </w:p>
    <w:p w14:paraId="3E0BA491"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3. </w:t>
      </w:r>
      <w:r w:rsidRPr="006A6E27">
        <w:rPr>
          <w:rFonts w:ascii="Palatino Linotype" w:hAnsi="Palatino Linotype"/>
          <w:noProof/>
          <w:sz w:val="18"/>
          <w:szCs w:val="24"/>
        </w:rPr>
        <w:tab/>
        <w:t xml:space="preserve">Hozumi, T.; Akasaka, T.; Yoshida, K.; Yoshikawa, J. Noninvasive estimation of coronary flow reserve by transthoracic Doppler echocardiography with a high-frequency transducer. </w:t>
      </w:r>
      <w:r w:rsidRPr="006A6E27">
        <w:rPr>
          <w:rFonts w:ascii="Palatino Linotype" w:hAnsi="Palatino Linotype"/>
          <w:i/>
          <w:iCs/>
          <w:noProof/>
          <w:sz w:val="18"/>
          <w:szCs w:val="24"/>
        </w:rPr>
        <w:t>J. Cardiol.</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2001</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37 Suppl 1</w:t>
      </w:r>
      <w:r w:rsidRPr="006A6E27">
        <w:rPr>
          <w:rFonts w:ascii="Palatino Linotype" w:hAnsi="Palatino Linotype"/>
          <w:noProof/>
          <w:sz w:val="18"/>
          <w:szCs w:val="24"/>
        </w:rPr>
        <w:t>, 43–50.</w:t>
      </w:r>
    </w:p>
    <w:p w14:paraId="5FB52ECF"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4. </w:t>
      </w:r>
      <w:r w:rsidRPr="006A6E27">
        <w:rPr>
          <w:rFonts w:ascii="Palatino Linotype" w:hAnsi="Palatino Linotype"/>
          <w:noProof/>
          <w:sz w:val="18"/>
          <w:szCs w:val="24"/>
        </w:rPr>
        <w:tab/>
        <w:t xml:space="preserve">Hozumi, T.; Yoshida, K.; Akasaka, T.; Asami, Y.; Ogata, Y.; Takagi, T.; Kaji, S.; Kawamoto, T.; Ueda, Y.; Morioka, S. Noninvasive assessment of coronary flow velocity and coronary flow velocity reserve in the left anterior descending coronary artery by Doppler echocardiography: comparison with invasive technique. </w:t>
      </w:r>
      <w:r w:rsidRPr="006A6E27">
        <w:rPr>
          <w:rFonts w:ascii="Palatino Linotype" w:hAnsi="Palatino Linotype"/>
          <w:i/>
          <w:iCs/>
          <w:noProof/>
          <w:sz w:val="18"/>
          <w:szCs w:val="24"/>
        </w:rPr>
        <w:t>J. Am. Coll. Cardiol.</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1998</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32</w:t>
      </w:r>
      <w:r w:rsidRPr="006A6E27">
        <w:rPr>
          <w:rFonts w:ascii="Palatino Linotype" w:hAnsi="Palatino Linotype"/>
          <w:noProof/>
          <w:sz w:val="18"/>
          <w:szCs w:val="24"/>
        </w:rPr>
        <w:t>, 1251–1259.</w:t>
      </w:r>
    </w:p>
    <w:p w14:paraId="44D196C3"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5. </w:t>
      </w:r>
      <w:r w:rsidRPr="006A6E27">
        <w:rPr>
          <w:rFonts w:ascii="Palatino Linotype" w:hAnsi="Palatino Linotype"/>
          <w:noProof/>
          <w:sz w:val="18"/>
          <w:szCs w:val="24"/>
        </w:rPr>
        <w:tab/>
        <w:t xml:space="preserve">Choong, C.Y.; Abascal, V.M.; Thomas, J.D.; Luis Guerrero, J.; McGlew, S.; Weyman, A.E. Combined influence of ventricular loading and relaxation on the transmitral flow velocity profile in dogs measured by Doppler echocardiography. </w:t>
      </w:r>
      <w:r w:rsidRPr="006A6E27">
        <w:rPr>
          <w:rFonts w:ascii="Palatino Linotype" w:hAnsi="Palatino Linotype"/>
          <w:i/>
          <w:iCs/>
          <w:noProof/>
          <w:sz w:val="18"/>
          <w:szCs w:val="24"/>
        </w:rPr>
        <w:t>Circulation</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1988</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78</w:t>
      </w:r>
      <w:r w:rsidRPr="006A6E27">
        <w:rPr>
          <w:rFonts w:ascii="Palatino Linotype" w:hAnsi="Palatino Linotype"/>
          <w:noProof/>
          <w:sz w:val="18"/>
          <w:szCs w:val="24"/>
        </w:rPr>
        <w:t>, 672–683, doi:10.1161/01.CIR.78.3.672.</w:t>
      </w:r>
    </w:p>
    <w:p w14:paraId="37918F55"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6. </w:t>
      </w:r>
      <w:r w:rsidRPr="006A6E27">
        <w:rPr>
          <w:rFonts w:ascii="Palatino Linotype" w:hAnsi="Palatino Linotype"/>
          <w:noProof/>
          <w:sz w:val="18"/>
          <w:szCs w:val="24"/>
        </w:rPr>
        <w:tab/>
        <w:t xml:space="preserve">Taebi, A.; Sandler, R.H.; Kakavand, B.; Mansy, H.A. Seismocardiographic Signal Timing with Myocardial Strain. In </w:t>
      </w:r>
      <w:r w:rsidRPr="006A6E27">
        <w:rPr>
          <w:rFonts w:ascii="Palatino Linotype" w:hAnsi="Palatino Linotype"/>
          <w:i/>
          <w:iCs/>
          <w:noProof/>
          <w:sz w:val="18"/>
          <w:szCs w:val="24"/>
        </w:rPr>
        <w:t>Signal Processing in Medicine and Biology Symposium (SPMB), 2017 IEEE</w:t>
      </w:r>
      <w:r w:rsidRPr="006A6E27">
        <w:rPr>
          <w:rFonts w:ascii="Palatino Linotype" w:hAnsi="Palatino Linotype"/>
          <w:noProof/>
          <w:sz w:val="18"/>
          <w:szCs w:val="24"/>
        </w:rPr>
        <w:t>; IEEE: Philadelphia, PA, 2017; pp. 1–2.</w:t>
      </w:r>
    </w:p>
    <w:p w14:paraId="66347735"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7. </w:t>
      </w:r>
      <w:r w:rsidRPr="006A6E27">
        <w:rPr>
          <w:rFonts w:ascii="Palatino Linotype" w:hAnsi="Palatino Linotype"/>
          <w:noProof/>
          <w:sz w:val="18"/>
          <w:szCs w:val="24"/>
        </w:rPr>
        <w:tab/>
        <w:t>Taebi, A. Characterization, Classification, and Genesis of Seismocardiographic Signals, University of Central Florida, 2018.</w:t>
      </w:r>
    </w:p>
    <w:p w14:paraId="05CE2977"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8. </w:t>
      </w:r>
      <w:r w:rsidRPr="006A6E27">
        <w:rPr>
          <w:rFonts w:ascii="Palatino Linotype" w:hAnsi="Palatino Linotype"/>
          <w:noProof/>
          <w:sz w:val="18"/>
          <w:szCs w:val="24"/>
        </w:rPr>
        <w:tab/>
        <w:t xml:space="preserve">Taebi, A.; Solar, B.; Bomar, A.; Sandler, R.; Mansy, H. Recent Advances in Seismocardiography. </w:t>
      </w:r>
      <w:r w:rsidRPr="006A6E27">
        <w:rPr>
          <w:rFonts w:ascii="Palatino Linotype" w:hAnsi="Palatino Linotype"/>
          <w:i/>
          <w:iCs/>
          <w:noProof/>
          <w:sz w:val="18"/>
          <w:szCs w:val="24"/>
        </w:rPr>
        <w:t>Vibration</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2019</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2</w:t>
      </w:r>
      <w:r w:rsidRPr="006A6E27">
        <w:rPr>
          <w:rFonts w:ascii="Palatino Linotype" w:hAnsi="Palatino Linotype"/>
          <w:noProof/>
          <w:sz w:val="18"/>
          <w:szCs w:val="24"/>
        </w:rPr>
        <w:t>, 64–86, doi:10.3390/vibration2010005.</w:t>
      </w:r>
    </w:p>
    <w:p w14:paraId="51195B59"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9. </w:t>
      </w:r>
      <w:r w:rsidRPr="006A6E27">
        <w:rPr>
          <w:rFonts w:ascii="Palatino Linotype" w:hAnsi="Palatino Linotype"/>
          <w:noProof/>
          <w:sz w:val="18"/>
          <w:szCs w:val="24"/>
        </w:rPr>
        <w:tab/>
        <w:t xml:space="preserve">Khalili, F.; Gamage, P.P.T.; Mansy, H.A. Prediction of Turbulent Shear Stresses through Dysfunctional Bileaflet Mechanical Heart Valves using Computational Fluid Dynamics. In </w:t>
      </w:r>
      <w:r w:rsidRPr="006A6E27">
        <w:rPr>
          <w:rFonts w:ascii="Palatino Linotype" w:hAnsi="Palatino Linotype"/>
          <w:i/>
          <w:iCs/>
          <w:noProof/>
          <w:sz w:val="18"/>
          <w:szCs w:val="24"/>
        </w:rPr>
        <w:t>3rd Thermal and Fluids Engineering Conference (TFEC)</w:t>
      </w:r>
      <w:r w:rsidRPr="006A6E27">
        <w:rPr>
          <w:rFonts w:ascii="Palatino Linotype" w:hAnsi="Palatino Linotype"/>
          <w:noProof/>
          <w:sz w:val="18"/>
          <w:szCs w:val="24"/>
        </w:rPr>
        <w:t>; Fort Lauderdale, FL, USA, 2018; pp. 1–9.</w:t>
      </w:r>
    </w:p>
    <w:p w14:paraId="54D24A1C"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10. </w:t>
      </w:r>
      <w:r w:rsidRPr="006A6E27">
        <w:rPr>
          <w:rFonts w:ascii="Palatino Linotype" w:hAnsi="Palatino Linotype"/>
          <w:noProof/>
          <w:sz w:val="18"/>
          <w:szCs w:val="24"/>
        </w:rPr>
        <w:tab/>
        <w:t xml:space="preserve">Khalili, F.; Gamage, P.; Sandler, R.; Mansy, H. Adverse Hemodynamic Conditions Associated with Mechanical Heart Valve Leaflet Immobility. </w:t>
      </w:r>
      <w:r w:rsidRPr="006A6E27">
        <w:rPr>
          <w:rFonts w:ascii="Palatino Linotype" w:hAnsi="Palatino Linotype"/>
          <w:i/>
          <w:iCs/>
          <w:noProof/>
          <w:sz w:val="18"/>
          <w:szCs w:val="24"/>
        </w:rPr>
        <w:t>Bioengineering</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2018</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5</w:t>
      </w:r>
      <w:r w:rsidRPr="006A6E27">
        <w:rPr>
          <w:rFonts w:ascii="Palatino Linotype" w:hAnsi="Palatino Linotype"/>
          <w:noProof/>
          <w:sz w:val="18"/>
          <w:szCs w:val="24"/>
        </w:rPr>
        <w:t>, 74, doi:10.3390/bioengineering5030074.</w:t>
      </w:r>
    </w:p>
    <w:p w14:paraId="2271F9C7"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11. </w:t>
      </w:r>
      <w:r w:rsidRPr="006A6E27">
        <w:rPr>
          <w:rFonts w:ascii="Palatino Linotype" w:hAnsi="Palatino Linotype"/>
          <w:noProof/>
          <w:sz w:val="18"/>
          <w:szCs w:val="24"/>
        </w:rPr>
        <w:tab/>
        <w:t xml:space="preserve">Kuecherer, H.F.; Muhiudeen, I.A.; Kusumoto, F.M.; Lee, E.; Moulinier, L.E.; Cahalan, M.K.; Schiller, N.B. Estimation of mean left atrial pressure from transesophageal pulsed Doppler echocardiography of pulmonary venous flow. </w:t>
      </w:r>
      <w:r w:rsidRPr="006A6E27">
        <w:rPr>
          <w:rFonts w:ascii="Palatino Linotype" w:hAnsi="Palatino Linotype"/>
          <w:i/>
          <w:iCs/>
          <w:noProof/>
          <w:sz w:val="18"/>
          <w:szCs w:val="24"/>
        </w:rPr>
        <w:t>Circulation</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1990</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82</w:t>
      </w:r>
      <w:r w:rsidRPr="006A6E27">
        <w:rPr>
          <w:rFonts w:ascii="Palatino Linotype" w:hAnsi="Palatino Linotype"/>
          <w:noProof/>
          <w:sz w:val="18"/>
          <w:szCs w:val="24"/>
        </w:rPr>
        <w:t>, 1127–1139, doi:10.1161/01.CIR.82.4.1127.</w:t>
      </w:r>
    </w:p>
    <w:p w14:paraId="09880676"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12. </w:t>
      </w:r>
      <w:r w:rsidRPr="006A6E27">
        <w:rPr>
          <w:rFonts w:ascii="Palatino Linotype" w:hAnsi="Palatino Linotype"/>
          <w:noProof/>
          <w:sz w:val="18"/>
          <w:szCs w:val="24"/>
        </w:rPr>
        <w:tab/>
        <w:t xml:space="preserve">Greenspan, H.; Shechner, O.; Scheinowitz, M.; Feinberg, M.S. Doppler echocardiography flow-velocity image analysis for patients with atrial fibrillation. </w:t>
      </w:r>
      <w:r w:rsidRPr="006A6E27">
        <w:rPr>
          <w:rFonts w:ascii="Palatino Linotype" w:hAnsi="Palatino Linotype"/>
          <w:i/>
          <w:iCs/>
          <w:noProof/>
          <w:sz w:val="18"/>
          <w:szCs w:val="24"/>
        </w:rPr>
        <w:t>Ultrasound Med. Biol.</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2005</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31</w:t>
      </w:r>
      <w:r w:rsidRPr="006A6E27">
        <w:rPr>
          <w:rFonts w:ascii="Palatino Linotype" w:hAnsi="Palatino Linotype"/>
          <w:noProof/>
          <w:sz w:val="18"/>
          <w:szCs w:val="24"/>
        </w:rPr>
        <w:t>, 1031–1040, doi:10.1016/j.ultrasmedbio.2005.04.016.</w:t>
      </w:r>
    </w:p>
    <w:p w14:paraId="426C9510"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13. </w:t>
      </w:r>
      <w:r w:rsidRPr="006A6E27">
        <w:rPr>
          <w:rFonts w:ascii="Palatino Linotype" w:hAnsi="Palatino Linotype"/>
          <w:noProof/>
          <w:sz w:val="18"/>
          <w:szCs w:val="24"/>
        </w:rPr>
        <w:tab/>
        <w:t xml:space="preserve">Park, J.H.; Zhou, S.K.; Jackson, J.; Comaniciu, D. Automatic mitral valve inflow measurements from doppler echocardiography. In </w:t>
      </w:r>
      <w:r w:rsidRPr="006A6E27">
        <w:rPr>
          <w:rFonts w:ascii="Palatino Linotype" w:hAnsi="Palatino Linotype"/>
          <w:i/>
          <w:iCs/>
          <w:noProof/>
          <w:sz w:val="18"/>
          <w:szCs w:val="24"/>
        </w:rPr>
        <w:t>Lecture Notes in Computer Science (including subseries Lecture Notes in Artificial Intelligence and Lecture Notes in Bioinformatics)</w:t>
      </w:r>
      <w:r w:rsidRPr="006A6E27">
        <w:rPr>
          <w:rFonts w:ascii="Palatino Linotype" w:hAnsi="Palatino Linotype"/>
          <w:noProof/>
          <w:sz w:val="18"/>
          <w:szCs w:val="24"/>
        </w:rPr>
        <w:t>; 2008; Vol. 5241 LNCS, pp. 983–990.</w:t>
      </w:r>
    </w:p>
    <w:p w14:paraId="5A9F697E"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14. </w:t>
      </w:r>
      <w:r w:rsidRPr="006A6E27">
        <w:rPr>
          <w:rFonts w:ascii="Palatino Linotype" w:hAnsi="Palatino Linotype"/>
          <w:noProof/>
          <w:sz w:val="18"/>
          <w:szCs w:val="24"/>
        </w:rPr>
        <w:tab/>
        <w:t xml:space="preserve">Dhutia, N.M.; Cole, G.D.; Willson, K.; Rueckert, D.; Parker, K.H.; Hughes, A.D.; Francis, D.P. A new automated system to identify a consistent sampling position to make tissue Doppler and transmitral Doppler measurements of E, E′ and E/E′. </w:t>
      </w:r>
      <w:r w:rsidRPr="006A6E27">
        <w:rPr>
          <w:rFonts w:ascii="Palatino Linotype" w:hAnsi="Palatino Linotype"/>
          <w:i/>
          <w:iCs/>
          <w:noProof/>
          <w:sz w:val="18"/>
          <w:szCs w:val="24"/>
        </w:rPr>
        <w:t>Int. J. Cardiol.</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2012</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155</w:t>
      </w:r>
      <w:r w:rsidRPr="006A6E27">
        <w:rPr>
          <w:rFonts w:ascii="Palatino Linotype" w:hAnsi="Palatino Linotype"/>
          <w:noProof/>
          <w:sz w:val="18"/>
          <w:szCs w:val="24"/>
        </w:rPr>
        <w:t>, 394–399.</w:t>
      </w:r>
    </w:p>
    <w:p w14:paraId="309EE915"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15. </w:t>
      </w:r>
      <w:r w:rsidRPr="006A6E27">
        <w:rPr>
          <w:rFonts w:ascii="Palatino Linotype" w:hAnsi="Palatino Linotype"/>
          <w:noProof/>
          <w:sz w:val="18"/>
          <w:szCs w:val="24"/>
        </w:rPr>
        <w:tab/>
        <w:t xml:space="preserve">Gaillard, E.; Kadem, L.; Pibarot, P.; Durand, L.-G. Optimization of Doppler velocity echocardiographic measurements using an automatic contour detection method. In </w:t>
      </w:r>
      <w:r w:rsidRPr="006A6E27">
        <w:rPr>
          <w:rFonts w:ascii="Palatino Linotype" w:hAnsi="Palatino Linotype"/>
          <w:i/>
          <w:iCs/>
          <w:noProof/>
          <w:sz w:val="18"/>
          <w:szCs w:val="24"/>
        </w:rPr>
        <w:t xml:space="preserve">Proceedings of the 31st Annual International Conference of the IEEE Engineering in Medicine and Biology Society: Engineering the Future of </w:t>
      </w:r>
      <w:r w:rsidRPr="006A6E27">
        <w:rPr>
          <w:rFonts w:ascii="Palatino Linotype" w:hAnsi="Palatino Linotype"/>
          <w:i/>
          <w:iCs/>
          <w:noProof/>
          <w:sz w:val="18"/>
          <w:szCs w:val="24"/>
        </w:rPr>
        <w:lastRenderedPageBreak/>
        <w:t>Biomedicine, EMBC 2009</w:t>
      </w:r>
      <w:r w:rsidRPr="006A6E27">
        <w:rPr>
          <w:rFonts w:ascii="Palatino Linotype" w:hAnsi="Palatino Linotype"/>
          <w:noProof/>
          <w:sz w:val="18"/>
          <w:szCs w:val="24"/>
        </w:rPr>
        <w:t>; 2009.</w:t>
      </w:r>
    </w:p>
    <w:p w14:paraId="5B608A18"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16. </w:t>
      </w:r>
      <w:r w:rsidRPr="006A6E27">
        <w:rPr>
          <w:rFonts w:ascii="Palatino Linotype" w:hAnsi="Palatino Linotype"/>
          <w:noProof/>
          <w:sz w:val="18"/>
          <w:szCs w:val="24"/>
        </w:rPr>
        <w:tab/>
        <w:t xml:space="preserve">Dhutia, N.M.; Zolgharni, M.; Mielewczik, M.; Negoita, M.; Sacchi, S.; Manoharan, K.; Francis, D.P.; Cole, G.D. Open-source, vendor-independent, automated multi-beat tissue Doppler echocardiography analysis. </w:t>
      </w:r>
      <w:r w:rsidRPr="006A6E27">
        <w:rPr>
          <w:rFonts w:ascii="Palatino Linotype" w:hAnsi="Palatino Linotype"/>
          <w:i/>
          <w:iCs/>
          <w:noProof/>
          <w:sz w:val="18"/>
          <w:szCs w:val="24"/>
        </w:rPr>
        <w:t>Int. J. Cardiovasc. Imaging</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2017</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33</w:t>
      </w:r>
      <w:r w:rsidRPr="006A6E27">
        <w:rPr>
          <w:rFonts w:ascii="Palatino Linotype" w:hAnsi="Palatino Linotype"/>
          <w:noProof/>
          <w:sz w:val="18"/>
          <w:szCs w:val="24"/>
        </w:rPr>
        <w:t>, 1135–1148, doi:10.1007/s10554-017-1092-4.</w:t>
      </w:r>
    </w:p>
    <w:p w14:paraId="219E8ECA"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szCs w:val="24"/>
        </w:rPr>
      </w:pPr>
      <w:r w:rsidRPr="006A6E27">
        <w:rPr>
          <w:rFonts w:ascii="Palatino Linotype" w:hAnsi="Palatino Linotype"/>
          <w:noProof/>
          <w:sz w:val="18"/>
          <w:szCs w:val="24"/>
        </w:rPr>
        <w:t xml:space="preserve">17. </w:t>
      </w:r>
      <w:r w:rsidRPr="006A6E27">
        <w:rPr>
          <w:rFonts w:ascii="Palatino Linotype" w:hAnsi="Palatino Linotype"/>
          <w:noProof/>
          <w:sz w:val="18"/>
          <w:szCs w:val="24"/>
        </w:rPr>
        <w:tab/>
        <w:t xml:space="preserve">Taebi, A.; Sandler, R.H.; Kakavand, B.; Mansy, H.A. Estimating Peak Velocity Profiles from Doppler Echocardiography using Digital Image Processing. In </w:t>
      </w:r>
      <w:r w:rsidRPr="006A6E27">
        <w:rPr>
          <w:rFonts w:ascii="Palatino Linotype" w:hAnsi="Palatino Linotype"/>
          <w:i/>
          <w:iCs/>
          <w:noProof/>
          <w:sz w:val="18"/>
          <w:szCs w:val="24"/>
        </w:rPr>
        <w:t>2018 IEEE Signal Processing in Medicine and Biology Symposium (SPMB)</w:t>
      </w:r>
      <w:r w:rsidRPr="006A6E27">
        <w:rPr>
          <w:rFonts w:ascii="Palatino Linotype" w:hAnsi="Palatino Linotype"/>
          <w:noProof/>
          <w:sz w:val="18"/>
          <w:szCs w:val="24"/>
        </w:rPr>
        <w:t>; IEEE, 2018; pp. 1–4.</w:t>
      </w:r>
    </w:p>
    <w:p w14:paraId="5AD8AD94" w14:textId="77777777" w:rsidR="006A6E27" w:rsidRPr="006A6E27" w:rsidRDefault="006A6E27" w:rsidP="006A6E27">
      <w:pPr>
        <w:widowControl w:val="0"/>
        <w:autoSpaceDE w:val="0"/>
        <w:autoSpaceDN w:val="0"/>
        <w:adjustRightInd w:val="0"/>
        <w:spacing w:line="240" w:lineRule="atLeast"/>
        <w:ind w:left="640" w:hanging="640"/>
        <w:rPr>
          <w:rFonts w:ascii="Palatino Linotype" w:hAnsi="Palatino Linotype"/>
          <w:noProof/>
          <w:sz w:val="18"/>
        </w:rPr>
      </w:pPr>
      <w:r w:rsidRPr="006A6E27">
        <w:rPr>
          <w:rFonts w:ascii="Palatino Linotype" w:hAnsi="Palatino Linotype"/>
          <w:noProof/>
          <w:sz w:val="18"/>
          <w:szCs w:val="24"/>
        </w:rPr>
        <w:t xml:space="preserve">18. </w:t>
      </w:r>
      <w:r w:rsidRPr="006A6E27">
        <w:rPr>
          <w:rFonts w:ascii="Palatino Linotype" w:hAnsi="Palatino Linotype"/>
          <w:noProof/>
          <w:sz w:val="18"/>
          <w:szCs w:val="24"/>
        </w:rPr>
        <w:tab/>
        <w:t xml:space="preserve">Maini, R.; Aggarwal, H. Study and comparison of various image edge detection techniques. </w:t>
      </w:r>
      <w:r w:rsidRPr="006A6E27">
        <w:rPr>
          <w:rFonts w:ascii="Palatino Linotype" w:hAnsi="Palatino Linotype"/>
          <w:i/>
          <w:iCs/>
          <w:noProof/>
          <w:sz w:val="18"/>
          <w:szCs w:val="24"/>
        </w:rPr>
        <w:t>Int. J. Image Process.</w:t>
      </w:r>
      <w:r w:rsidRPr="006A6E27">
        <w:rPr>
          <w:rFonts w:ascii="Palatino Linotype" w:hAnsi="Palatino Linotype"/>
          <w:noProof/>
          <w:sz w:val="18"/>
          <w:szCs w:val="24"/>
        </w:rPr>
        <w:t xml:space="preserve"> </w:t>
      </w:r>
      <w:r w:rsidRPr="006A6E27">
        <w:rPr>
          <w:rFonts w:ascii="Palatino Linotype" w:hAnsi="Palatino Linotype"/>
          <w:b/>
          <w:bCs/>
          <w:noProof/>
          <w:sz w:val="18"/>
          <w:szCs w:val="24"/>
        </w:rPr>
        <w:t>2009</w:t>
      </w:r>
      <w:r w:rsidRPr="006A6E27">
        <w:rPr>
          <w:rFonts w:ascii="Palatino Linotype" w:hAnsi="Palatino Linotype"/>
          <w:noProof/>
          <w:sz w:val="18"/>
          <w:szCs w:val="24"/>
        </w:rPr>
        <w:t xml:space="preserve">, </w:t>
      </w:r>
      <w:r w:rsidRPr="006A6E27">
        <w:rPr>
          <w:rFonts w:ascii="Palatino Linotype" w:hAnsi="Palatino Linotype"/>
          <w:i/>
          <w:iCs/>
          <w:noProof/>
          <w:sz w:val="18"/>
          <w:szCs w:val="24"/>
        </w:rPr>
        <w:t>147002</w:t>
      </w:r>
      <w:r w:rsidRPr="006A6E27">
        <w:rPr>
          <w:rFonts w:ascii="Palatino Linotype" w:hAnsi="Palatino Linotype"/>
          <w:noProof/>
          <w:sz w:val="18"/>
          <w:szCs w:val="24"/>
        </w:rPr>
        <w:t>, 1–12.</w:t>
      </w:r>
    </w:p>
    <w:p w14:paraId="4587EA92" w14:textId="77777777" w:rsidR="00D44428" w:rsidRPr="0093334C" w:rsidRDefault="00D44428" w:rsidP="00D44428">
      <w:pPr>
        <w:pStyle w:val="MDPI71References"/>
        <w:numPr>
          <w:ilvl w:val="0"/>
          <w:numId w:val="0"/>
        </w:numPr>
        <w:ind w:left="425" w:hanging="425"/>
        <w:rPr>
          <w:rFonts w:eastAsia="SimSun"/>
        </w:rPr>
      </w:pPr>
      <w:r w:rsidRPr="00815A3C">
        <w:fldChar w:fldCharType="end"/>
      </w:r>
      <w:bookmarkStart w:id="29" w:name="OLE_LINK3"/>
      <w:r w:rsidR="005234B5" w:rsidRPr="00815A3C">
        <w:rPr>
          <w:noProof/>
          <w:lang w:eastAsia="en-US" w:bidi="ar-SA"/>
        </w:rPr>
        <w:drawing>
          <wp:anchor distT="0" distB="0" distL="114300" distR="114300" simplePos="0" relativeHeight="251659264" behindDoc="1" locked="0" layoutInCell="1" allowOverlap="1" wp14:anchorId="674E09F8" wp14:editId="37E16C99">
            <wp:simplePos x="0" y="0"/>
            <wp:positionH relativeFrom="margin">
              <wp:posOffset>0</wp:posOffset>
            </wp:positionH>
            <wp:positionV relativeFrom="paragraph">
              <wp:posOffset>53975</wp:posOffset>
            </wp:positionV>
            <wp:extent cx="1000760" cy="360045"/>
            <wp:effectExtent l="0" t="0" r="0" b="0"/>
            <wp:wrapTight wrapText="bothSides">
              <wp:wrapPolygon edited="0">
                <wp:start x="0" y="0"/>
                <wp:lineTo x="0" y="20571"/>
                <wp:lineTo x="21381" y="20571"/>
                <wp:lineTo x="21381" y="0"/>
                <wp:lineTo x="0" y="0"/>
              </wp:wrapPolygon>
            </wp:wrapTight>
            <wp:docPr id="13"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layout\new template June 2014\figures\CC-BY logo original v1.wmf"/>
                    <pic:cNvPicPr>
                      <a:picLocks noChangeAspect="1" noChangeArrowheads="1"/>
                    </pic:cNvPicPr>
                  </pic:nvPicPr>
                  <pic:blipFill>
                    <a:blip r:embed="rId16" cstate="print">
                      <a:extLst>
                        <a:ext uri="{28A0092B-C50C-407E-A947-70E740481C1C}">
                          <a14:useLocalDpi xmlns:a14="http://schemas.microsoft.com/office/drawing/2010/main" val="0"/>
                        </a:ext>
                      </a:extLst>
                    </a:blip>
                    <a:srcRect l="2530" r="1488"/>
                    <a:stretch>
                      <a:fillRect/>
                    </a:stretch>
                  </pic:blipFill>
                  <pic:spPr bwMode="auto">
                    <a:xfrm>
                      <a:off x="0" y="0"/>
                      <a:ext cx="100076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5A3C">
        <w:rPr>
          <w:szCs w:val="18"/>
        </w:rPr>
        <w:t>© 2018 by the authors. Submitted for possible open access publication under the terms and conditions of the Creative Commons Attribution (CC BY) license ().</w:t>
      </w:r>
      <w:bookmarkEnd w:id="29"/>
    </w:p>
    <w:p w14:paraId="0A3EBAC9" w14:textId="77777777" w:rsidR="003709B0" w:rsidRPr="00D44428" w:rsidRDefault="003709B0" w:rsidP="00D44428">
      <w:pPr>
        <w:rPr>
          <w:rFonts w:eastAsia="SimSun"/>
        </w:rPr>
      </w:pPr>
    </w:p>
    <w:sectPr w:rsidR="003709B0" w:rsidRPr="00D44428" w:rsidSect="003709B0">
      <w:headerReference w:type="even" r:id="rId17"/>
      <w:headerReference w:type="default" r:id="rId18"/>
      <w:footerReference w:type="even" r:id="rId19"/>
      <w:footerReference w:type="default" r:id="rId20"/>
      <w:headerReference w:type="first" r:id="rId21"/>
      <w:footerReference w:type="first" r:id="rId22"/>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4D054" w14:textId="77777777" w:rsidR="00FF3F2A" w:rsidRDefault="00FF3F2A">
      <w:pPr>
        <w:spacing w:line="240" w:lineRule="auto"/>
      </w:pPr>
      <w:r>
        <w:separator/>
      </w:r>
    </w:p>
  </w:endnote>
  <w:endnote w:type="continuationSeparator" w:id="0">
    <w:p w14:paraId="0BC5D637" w14:textId="77777777" w:rsidR="00FF3F2A" w:rsidRDefault="00FF3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ED28" w14:textId="77777777" w:rsidR="006E14EB" w:rsidRDefault="006E14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4C54" w14:textId="77777777" w:rsidR="006E14EB" w:rsidRDefault="006E14E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DDD83" w14:textId="77777777" w:rsidR="006E14EB" w:rsidRPr="00372FCD" w:rsidRDefault="006E14EB" w:rsidP="00CE3CA5">
    <w:pPr>
      <w:tabs>
        <w:tab w:val="right" w:pos="8844"/>
      </w:tabs>
      <w:adjustRightInd w:val="0"/>
      <w:snapToGrid w:val="0"/>
      <w:spacing w:before="120" w:line="240" w:lineRule="auto"/>
      <w:rPr>
        <w:rFonts w:ascii="Palatino Linotype" w:hAnsi="Palatino Linotype"/>
        <w:sz w:val="16"/>
        <w:szCs w:val="16"/>
        <w:lang w:val="fr-CH"/>
      </w:rPr>
    </w:pPr>
    <w:r w:rsidRPr="00925FCD">
      <w:rPr>
        <w:rFonts w:ascii="Palatino Linotype" w:hAnsi="Palatino Linotype"/>
        <w:i/>
        <w:sz w:val="16"/>
        <w:szCs w:val="16"/>
      </w:rPr>
      <w:t xml:space="preserve">Bioengineering </w:t>
    </w:r>
    <w:r w:rsidRPr="00673D6E">
      <w:rPr>
        <w:rFonts w:ascii="Palatino Linotype" w:hAnsi="Palatino Linotype"/>
        <w:b/>
        <w:bCs/>
        <w:iCs/>
        <w:sz w:val="16"/>
        <w:szCs w:val="16"/>
      </w:rPr>
      <w:t>2019</w:t>
    </w:r>
    <w:r w:rsidRPr="00673D6E">
      <w:rPr>
        <w:rFonts w:ascii="Palatino Linotype" w:hAnsi="Palatino Linotype"/>
        <w:bCs/>
        <w:iCs/>
        <w:sz w:val="16"/>
        <w:szCs w:val="16"/>
      </w:rPr>
      <w:t xml:space="preserve">, </w:t>
    </w:r>
    <w:r w:rsidRPr="00673D6E">
      <w:rPr>
        <w:rFonts w:ascii="Palatino Linotype" w:hAnsi="Palatino Linotype"/>
        <w:bCs/>
        <w:i/>
        <w:iCs/>
        <w:sz w:val="16"/>
        <w:szCs w:val="16"/>
      </w:rPr>
      <w:t>6</w:t>
    </w:r>
    <w:r w:rsidRPr="00673D6E">
      <w:rPr>
        <w:rFonts w:ascii="Palatino Linotype" w:hAnsi="Palatino Linotype"/>
        <w:bCs/>
        <w:iCs/>
        <w:sz w:val="16"/>
        <w:szCs w:val="16"/>
      </w:rPr>
      <w:t xml:space="preserve">, </w:t>
    </w:r>
    <w:r>
      <w:rPr>
        <w:rFonts w:ascii="Palatino Linotype" w:hAnsi="Palatino Linotype"/>
        <w:bCs/>
        <w:iCs/>
        <w:sz w:val="16"/>
        <w:szCs w:val="16"/>
      </w:rPr>
      <w:t xml:space="preserve">x; </w:t>
    </w:r>
    <w:proofErr w:type="spellStart"/>
    <w:r>
      <w:rPr>
        <w:rFonts w:ascii="Palatino Linotype" w:hAnsi="Palatino Linotype"/>
        <w:bCs/>
        <w:iCs/>
        <w:sz w:val="16"/>
        <w:szCs w:val="16"/>
      </w:rPr>
      <w:t>doi</w:t>
    </w:r>
    <w:proofErr w:type="spellEnd"/>
    <w:r>
      <w:rPr>
        <w:rFonts w:ascii="Palatino Linotype" w:hAnsi="Palatino Linotype"/>
        <w:bCs/>
        <w:iCs/>
        <w:sz w:val="16"/>
        <w:szCs w:val="16"/>
      </w:rPr>
      <w:t>: FOR PEER REVIEW</w:t>
    </w:r>
    <w:r w:rsidRPr="00372FCD">
      <w:rPr>
        <w:rFonts w:ascii="Palatino Linotype" w:hAnsi="Palatino Linotype"/>
        <w:sz w:val="16"/>
        <w:szCs w:val="16"/>
        <w:lang w:val="fr-CH"/>
      </w:rPr>
      <w:tab/>
      <w:t>www.mdpi.com/journal/</w:t>
    </w:r>
    <w:r w:rsidRPr="00925FCD">
      <w:rPr>
        <w:rFonts w:ascii="Palatino Linotype" w:hAnsi="Palatino Linotype"/>
        <w:sz w:val="16"/>
        <w:szCs w:val="16"/>
      </w:rPr>
      <w:t>bioengineering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C3FDC" w14:textId="77777777" w:rsidR="00FF3F2A" w:rsidRDefault="00FF3F2A">
      <w:pPr>
        <w:spacing w:line="240" w:lineRule="auto"/>
      </w:pPr>
      <w:r>
        <w:separator/>
      </w:r>
    </w:p>
  </w:footnote>
  <w:footnote w:type="continuationSeparator" w:id="0">
    <w:p w14:paraId="6E166304" w14:textId="77777777" w:rsidR="00FF3F2A" w:rsidRDefault="00FF3F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20883" w14:textId="77777777" w:rsidR="006E14EB" w:rsidRDefault="006E14EB" w:rsidP="00F55360">
    <w:pPr>
      <w:pStyle w:val="Header"/>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8D1D" w14:textId="1FAB8A83" w:rsidR="006E14EB" w:rsidRPr="00515631" w:rsidRDefault="006E14EB" w:rsidP="000244F3">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Bioengineering </w:t>
    </w:r>
    <w:r w:rsidRPr="00673D6E">
      <w:rPr>
        <w:rFonts w:ascii="Palatino Linotype" w:hAnsi="Palatino Linotype"/>
        <w:b/>
        <w:sz w:val="16"/>
      </w:rPr>
      <w:t>2019</w:t>
    </w:r>
    <w:r w:rsidRPr="00673D6E">
      <w:rPr>
        <w:rFonts w:ascii="Palatino Linotype" w:hAnsi="Palatino Linotype"/>
        <w:sz w:val="16"/>
      </w:rPr>
      <w:t xml:space="preserve">, </w:t>
    </w:r>
    <w:r w:rsidRPr="00673D6E">
      <w:rPr>
        <w:rFonts w:ascii="Palatino Linotype" w:hAnsi="Palatino Linotype"/>
        <w:i/>
        <w:sz w:val="16"/>
      </w:rPr>
      <w:t>6</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sidR="00281128">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sidR="00281128">
      <w:rPr>
        <w:rFonts w:ascii="Palatino Linotype" w:hAnsi="Palatino Linotype"/>
        <w:noProof/>
        <w:sz w:val="16"/>
      </w:rPr>
      <w:t>10</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41D69" w14:textId="77777777" w:rsidR="006E14EB" w:rsidRDefault="006E14EB" w:rsidP="00F55360">
    <w:pPr>
      <w:pStyle w:val="MDPIheaderjournallogo"/>
    </w:pPr>
    <w:r w:rsidRPr="00882811">
      <w:rPr>
        <w:i w:val="0"/>
        <w:noProof/>
        <w:szCs w:val="16"/>
        <w:lang w:eastAsia="en-US"/>
      </w:rPr>
      <mc:AlternateContent>
        <mc:Choice Requires="wps">
          <w:drawing>
            <wp:anchor distT="45720" distB="45720" distL="114300" distR="114300" simplePos="0" relativeHeight="251657728" behindDoc="1" locked="0" layoutInCell="1" allowOverlap="1" wp14:anchorId="2CEF9A6E" wp14:editId="7F0441A7">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64E019FA" w14:textId="77777777" w:rsidR="006E14EB" w:rsidRPr="00A27ED6" w:rsidRDefault="006E14EB" w:rsidP="00F55360">
                          <w:pPr>
                            <w:pStyle w:val="MDPIheaderjournallogo"/>
                            <w:jc w:val="center"/>
                            <w:textboxTightWrap w:val="allLines"/>
                            <w:rPr>
                              <w:b/>
                              <w:i w:val="0"/>
                              <w:szCs w:val="16"/>
                            </w:rPr>
                          </w:pPr>
                          <w:r w:rsidRPr="003709B0">
                            <w:rPr>
                              <w:i w:val="0"/>
                              <w:noProof/>
                              <w:szCs w:val="16"/>
                              <w:lang w:eastAsia="en-US"/>
                            </w:rPr>
                            <w:drawing>
                              <wp:inline distT="0" distB="0" distL="0" distR="0" wp14:anchorId="26FCE262" wp14:editId="4E8590EF">
                                <wp:extent cx="537845" cy="356870"/>
                                <wp:effectExtent l="0" t="0" r="0" b="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845" cy="35687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CEF9A6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64E019FA" w14:textId="77777777" w:rsidR="00F55360" w:rsidRPr="00A27ED6" w:rsidRDefault="005234B5" w:rsidP="00F55360">
                    <w:pPr>
                      <w:pStyle w:val="MDPIheaderjournallogo"/>
                      <w:jc w:val="center"/>
                      <w:textboxTightWrap w:val="allLines"/>
                      <w:rPr>
                        <w:b/>
                        <w:i w:val="0"/>
                        <w:szCs w:val="16"/>
                      </w:rPr>
                    </w:pPr>
                    <w:r w:rsidRPr="003709B0">
                      <w:rPr>
                        <w:i w:val="0"/>
                        <w:noProof/>
                        <w:szCs w:val="16"/>
                        <w:lang w:eastAsia="en-US"/>
                      </w:rPr>
                      <w:drawing>
                        <wp:inline distT="0" distB="0" distL="0" distR="0" wp14:anchorId="26FCE262" wp14:editId="4E8590EF">
                          <wp:extent cx="537845" cy="356870"/>
                          <wp:effectExtent l="0" t="0" r="0" b="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7845" cy="356870"/>
                                  </a:xfrm>
                                  <a:prstGeom prst="rect">
                                    <a:avLst/>
                                  </a:prstGeom>
                                  <a:noFill/>
                                  <a:ln>
                                    <a:noFill/>
                                  </a:ln>
                                </pic:spPr>
                              </pic:pic>
                            </a:graphicData>
                          </a:graphic>
                        </wp:inline>
                      </w:drawing>
                    </w:r>
                  </w:p>
                </w:txbxContent>
              </v:textbox>
              <w10:wrap anchorx="page" anchory="page"/>
            </v:shape>
          </w:pict>
        </mc:Fallback>
      </mc:AlternateContent>
    </w:r>
    <w:r w:rsidRPr="00A04686">
      <w:rPr>
        <w:noProof/>
        <w:lang w:eastAsia="en-US"/>
      </w:rPr>
      <w:drawing>
        <wp:inline distT="0" distB="0" distL="0" distR="0" wp14:anchorId="61579FBF" wp14:editId="79985ACB">
          <wp:extent cx="1758315" cy="431800"/>
          <wp:effectExtent l="0" t="0" r="0" b="0"/>
          <wp:docPr id="1" name="Picture 3" descr="C:\Users\home\AppData\Local\Temp\HZ$D.082.3281\bioengineer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281\bioengineering_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58315" cy="431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28F746A5"/>
    <w:multiLevelType w:val="hybridMultilevel"/>
    <w:tmpl w:val="CB16BC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5E261F55"/>
    <w:multiLevelType w:val="hybridMultilevel"/>
    <w:tmpl w:val="843461C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 Mansy">
    <w15:presenceInfo w15:providerId="Windows Live" w15:userId="a7ee1f67c4e01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B0"/>
    <w:rsid w:val="0000366F"/>
    <w:rsid w:val="000244F3"/>
    <w:rsid w:val="00037820"/>
    <w:rsid w:val="000853FD"/>
    <w:rsid w:val="00097A63"/>
    <w:rsid w:val="000B7C63"/>
    <w:rsid w:val="001213D2"/>
    <w:rsid w:val="001318B1"/>
    <w:rsid w:val="0013458D"/>
    <w:rsid w:val="001A00F5"/>
    <w:rsid w:val="001B296F"/>
    <w:rsid w:val="001E2AEB"/>
    <w:rsid w:val="00230B04"/>
    <w:rsid w:val="002627A7"/>
    <w:rsid w:val="00273AF4"/>
    <w:rsid w:val="00281128"/>
    <w:rsid w:val="002934B4"/>
    <w:rsid w:val="002A11CA"/>
    <w:rsid w:val="002A198D"/>
    <w:rsid w:val="002B1503"/>
    <w:rsid w:val="00300482"/>
    <w:rsid w:val="00307D7C"/>
    <w:rsid w:val="00326141"/>
    <w:rsid w:val="0033328A"/>
    <w:rsid w:val="00361A3A"/>
    <w:rsid w:val="003709B0"/>
    <w:rsid w:val="00373418"/>
    <w:rsid w:val="003C258D"/>
    <w:rsid w:val="003C5AAB"/>
    <w:rsid w:val="003C74EB"/>
    <w:rsid w:val="00401D30"/>
    <w:rsid w:val="004204E9"/>
    <w:rsid w:val="00462690"/>
    <w:rsid w:val="004705D5"/>
    <w:rsid w:val="004B5B69"/>
    <w:rsid w:val="004C0556"/>
    <w:rsid w:val="004C4A65"/>
    <w:rsid w:val="004D1BBC"/>
    <w:rsid w:val="004E2BAC"/>
    <w:rsid w:val="00500C88"/>
    <w:rsid w:val="00510692"/>
    <w:rsid w:val="00510A66"/>
    <w:rsid w:val="005234B5"/>
    <w:rsid w:val="00553FE2"/>
    <w:rsid w:val="00572506"/>
    <w:rsid w:val="005831A6"/>
    <w:rsid w:val="005B6BED"/>
    <w:rsid w:val="005D7CF3"/>
    <w:rsid w:val="00611EF8"/>
    <w:rsid w:val="00616F24"/>
    <w:rsid w:val="00653E54"/>
    <w:rsid w:val="00673D6E"/>
    <w:rsid w:val="00674911"/>
    <w:rsid w:val="00683237"/>
    <w:rsid w:val="00692178"/>
    <w:rsid w:val="00692393"/>
    <w:rsid w:val="006A6E27"/>
    <w:rsid w:val="006B6FED"/>
    <w:rsid w:val="006D0DD0"/>
    <w:rsid w:val="006D4BDD"/>
    <w:rsid w:val="006E14EB"/>
    <w:rsid w:val="006F6628"/>
    <w:rsid w:val="007134E3"/>
    <w:rsid w:val="007361A7"/>
    <w:rsid w:val="007803D9"/>
    <w:rsid w:val="007B0FD7"/>
    <w:rsid w:val="007B5813"/>
    <w:rsid w:val="007D190A"/>
    <w:rsid w:val="007F7D57"/>
    <w:rsid w:val="00804C06"/>
    <w:rsid w:val="008112AA"/>
    <w:rsid w:val="00815A3C"/>
    <w:rsid w:val="008A67A8"/>
    <w:rsid w:val="008A7032"/>
    <w:rsid w:val="008B5353"/>
    <w:rsid w:val="009354C9"/>
    <w:rsid w:val="0094709A"/>
    <w:rsid w:val="009933EA"/>
    <w:rsid w:val="009A67CC"/>
    <w:rsid w:val="009D2114"/>
    <w:rsid w:val="009D5E99"/>
    <w:rsid w:val="009F3810"/>
    <w:rsid w:val="009F70E6"/>
    <w:rsid w:val="00A1735D"/>
    <w:rsid w:val="00A65239"/>
    <w:rsid w:val="00A65A2F"/>
    <w:rsid w:val="00A66F22"/>
    <w:rsid w:val="00AE7A5F"/>
    <w:rsid w:val="00B75A48"/>
    <w:rsid w:val="00B76B32"/>
    <w:rsid w:val="00B96D09"/>
    <w:rsid w:val="00B96D89"/>
    <w:rsid w:val="00BD5BF9"/>
    <w:rsid w:val="00C16B07"/>
    <w:rsid w:val="00C57E36"/>
    <w:rsid w:val="00C61615"/>
    <w:rsid w:val="00C72DB8"/>
    <w:rsid w:val="00C76427"/>
    <w:rsid w:val="00C9625C"/>
    <w:rsid w:val="00CB01EA"/>
    <w:rsid w:val="00CE3CA5"/>
    <w:rsid w:val="00D31A93"/>
    <w:rsid w:val="00D44428"/>
    <w:rsid w:val="00D717BA"/>
    <w:rsid w:val="00D82B32"/>
    <w:rsid w:val="00D836C2"/>
    <w:rsid w:val="00DB1F11"/>
    <w:rsid w:val="00DD3B65"/>
    <w:rsid w:val="00DF3D5F"/>
    <w:rsid w:val="00E20684"/>
    <w:rsid w:val="00E91190"/>
    <w:rsid w:val="00EB32CE"/>
    <w:rsid w:val="00EB44E5"/>
    <w:rsid w:val="00EC17F5"/>
    <w:rsid w:val="00EE3C5E"/>
    <w:rsid w:val="00F07B63"/>
    <w:rsid w:val="00F55360"/>
    <w:rsid w:val="00F9663A"/>
    <w:rsid w:val="00FD3964"/>
    <w:rsid w:val="00FF3F2A"/>
    <w:rsid w:val="00FF4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B229A"/>
  <w15:chartTrackingRefBased/>
  <w15:docId w15:val="{F327C717-F1AC-4465-BFAB-51CA941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9B0"/>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3709B0"/>
    <w:pPr>
      <w:spacing w:before="240" w:line="240" w:lineRule="auto"/>
      <w:ind w:firstLine="0"/>
      <w:jc w:val="left"/>
    </w:pPr>
    <w:rPr>
      <w:i/>
    </w:rPr>
  </w:style>
  <w:style w:type="paragraph" w:customStyle="1" w:styleId="MDPI12title">
    <w:name w:val="MDPI_1.2_title"/>
    <w:next w:val="MDPI13authornames"/>
    <w:qFormat/>
    <w:rsid w:val="003709B0"/>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3709B0"/>
    <w:pPr>
      <w:spacing w:after="120"/>
      <w:ind w:firstLine="0"/>
      <w:jc w:val="left"/>
    </w:pPr>
    <w:rPr>
      <w:b/>
      <w:snapToGrid/>
    </w:rPr>
  </w:style>
  <w:style w:type="paragraph" w:customStyle="1" w:styleId="MDPI14history">
    <w:name w:val="MDPI_1.4_history"/>
    <w:basedOn w:val="MDPI62Acknowledgments"/>
    <w:next w:val="Normal"/>
    <w:qFormat/>
    <w:rsid w:val="003709B0"/>
    <w:pPr>
      <w:ind w:left="113"/>
      <w:jc w:val="left"/>
    </w:pPr>
    <w:rPr>
      <w:snapToGrid/>
    </w:rPr>
  </w:style>
  <w:style w:type="paragraph" w:customStyle="1" w:styleId="MDPI16affiliation">
    <w:name w:val="MDPI_1.6_affiliation"/>
    <w:basedOn w:val="MDPI62Acknowledgments"/>
    <w:qFormat/>
    <w:rsid w:val="003709B0"/>
    <w:pPr>
      <w:spacing w:before="0"/>
      <w:ind w:left="311" w:hanging="198"/>
      <w:jc w:val="left"/>
    </w:pPr>
    <w:rPr>
      <w:snapToGrid/>
      <w:szCs w:val="18"/>
    </w:rPr>
  </w:style>
  <w:style w:type="paragraph" w:customStyle="1" w:styleId="MDPI17abstract">
    <w:name w:val="MDPI_1.7_abstract"/>
    <w:basedOn w:val="MDPI31text"/>
    <w:next w:val="MDPI18keywords"/>
    <w:qFormat/>
    <w:rsid w:val="003709B0"/>
    <w:pPr>
      <w:spacing w:before="240"/>
      <w:ind w:left="113" w:firstLine="0"/>
    </w:pPr>
    <w:rPr>
      <w:snapToGrid/>
    </w:rPr>
  </w:style>
  <w:style w:type="paragraph" w:customStyle="1" w:styleId="MDPI18keywords">
    <w:name w:val="MDPI_1.8_keywords"/>
    <w:basedOn w:val="MDPI31text"/>
    <w:next w:val="Normal"/>
    <w:qFormat/>
    <w:rsid w:val="003709B0"/>
    <w:pPr>
      <w:spacing w:before="240"/>
      <w:ind w:left="113" w:firstLine="0"/>
    </w:pPr>
  </w:style>
  <w:style w:type="paragraph" w:customStyle="1" w:styleId="MDPI19line">
    <w:name w:val="MDPI_1.9_line"/>
    <w:basedOn w:val="MDPI31text"/>
    <w:qFormat/>
    <w:rsid w:val="003709B0"/>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3709B0"/>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3709B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709B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3709B0"/>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3709B0"/>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3709B0"/>
    <w:pPr>
      <w:ind w:firstLine="0"/>
    </w:pPr>
  </w:style>
  <w:style w:type="paragraph" w:customStyle="1" w:styleId="MDPI33textspaceafter">
    <w:name w:val="MDPI_3.3_text_space_after"/>
    <w:basedOn w:val="MDPI31text"/>
    <w:qFormat/>
    <w:rsid w:val="003709B0"/>
    <w:pPr>
      <w:spacing w:after="240"/>
    </w:pPr>
  </w:style>
  <w:style w:type="paragraph" w:customStyle="1" w:styleId="MDPI35textbeforelist">
    <w:name w:val="MDPI_3.5_text_before_list"/>
    <w:basedOn w:val="MDPI31text"/>
    <w:qFormat/>
    <w:rsid w:val="003709B0"/>
    <w:pPr>
      <w:spacing w:after="120"/>
    </w:pPr>
  </w:style>
  <w:style w:type="paragraph" w:customStyle="1" w:styleId="MDPI36textafterlist">
    <w:name w:val="MDPI_3.6_text_after_list"/>
    <w:basedOn w:val="MDPI31text"/>
    <w:qFormat/>
    <w:rsid w:val="003709B0"/>
    <w:pPr>
      <w:spacing w:before="120"/>
    </w:pPr>
  </w:style>
  <w:style w:type="paragraph" w:customStyle="1" w:styleId="MDPI37itemize">
    <w:name w:val="MDPI_3.7_itemize"/>
    <w:basedOn w:val="MDPI31text"/>
    <w:qFormat/>
    <w:rsid w:val="003709B0"/>
    <w:pPr>
      <w:numPr>
        <w:numId w:val="1"/>
      </w:numPr>
      <w:ind w:left="425" w:hanging="425"/>
    </w:pPr>
  </w:style>
  <w:style w:type="paragraph" w:customStyle="1" w:styleId="MDPI38bullet">
    <w:name w:val="MDPI_3.8_bullet"/>
    <w:basedOn w:val="MDPI31text"/>
    <w:qFormat/>
    <w:rsid w:val="003709B0"/>
    <w:pPr>
      <w:numPr>
        <w:numId w:val="2"/>
      </w:numPr>
      <w:ind w:left="425" w:hanging="425"/>
    </w:pPr>
  </w:style>
  <w:style w:type="paragraph" w:customStyle="1" w:styleId="MDPI39equation">
    <w:name w:val="MDPI_3.9_equation"/>
    <w:basedOn w:val="MDPI31text"/>
    <w:qFormat/>
    <w:rsid w:val="003709B0"/>
    <w:pPr>
      <w:spacing w:before="120" w:after="120"/>
      <w:ind w:left="709" w:firstLine="0"/>
      <w:jc w:val="center"/>
    </w:pPr>
  </w:style>
  <w:style w:type="paragraph" w:customStyle="1" w:styleId="MDPI3aequationnumber">
    <w:name w:val="MDPI_3.a_equation_number"/>
    <w:basedOn w:val="MDPI31text"/>
    <w:qFormat/>
    <w:rsid w:val="003709B0"/>
    <w:pPr>
      <w:spacing w:before="120" w:after="120" w:line="240" w:lineRule="auto"/>
      <w:ind w:firstLine="0"/>
      <w:jc w:val="right"/>
    </w:pPr>
  </w:style>
  <w:style w:type="paragraph" w:customStyle="1" w:styleId="MDPI62Acknowledgments">
    <w:name w:val="MDPI_6.2_Acknowledgments"/>
    <w:qFormat/>
    <w:rsid w:val="003709B0"/>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3709B0"/>
    <w:pPr>
      <w:spacing w:before="240" w:after="120" w:line="260" w:lineRule="atLeast"/>
      <w:ind w:left="425" w:right="425"/>
    </w:pPr>
    <w:rPr>
      <w:snapToGrid/>
      <w:szCs w:val="22"/>
    </w:rPr>
  </w:style>
  <w:style w:type="paragraph" w:customStyle="1" w:styleId="MDPI42tablebody">
    <w:name w:val="MDPI_4.2_table_body"/>
    <w:qFormat/>
    <w:rsid w:val="006D4BDD"/>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3709B0"/>
    <w:pPr>
      <w:spacing w:before="0"/>
      <w:ind w:left="0" w:right="0"/>
    </w:pPr>
  </w:style>
  <w:style w:type="paragraph" w:customStyle="1" w:styleId="MDPI51figurecaption">
    <w:name w:val="MDPI_5.1_figure_caption"/>
    <w:basedOn w:val="MDPI62Acknowledgments"/>
    <w:qFormat/>
    <w:rsid w:val="003709B0"/>
    <w:pPr>
      <w:spacing w:after="240" w:line="260" w:lineRule="atLeast"/>
      <w:ind w:left="425" w:right="425"/>
    </w:pPr>
    <w:rPr>
      <w:snapToGrid/>
    </w:rPr>
  </w:style>
  <w:style w:type="paragraph" w:customStyle="1" w:styleId="MDPI52figure">
    <w:name w:val="MDPI_5.2_figure"/>
    <w:qFormat/>
    <w:rsid w:val="003709B0"/>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3709B0"/>
    <w:pPr>
      <w:spacing w:before="240"/>
    </w:pPr>
    <w:rPr>
      <w:lang w:eastAsia="en-US"/>
    </w:rPr>
  </w:style>
  <w:style w:type="paragraph" w:customStyle="1" w:styleId="MDPI63AuthorContributions">
    <w:name w:val="MDPI_6.3_AuthorContributions"/>
    <w:basedOn w:val="MDPI62Acknowledgments"/>
    <w:qFormat/>
    <w:rsid w:val="003709B0"/>
    <w:rPr>
      <w:rFonts w:eastAsia="SimSun"/>
      <w:color w:val="auto"/>
      <w:lang w:eastAsia="en-US"/>
    </w:rPr>
  </w:style>
  <w:style w:type="paragraph" w:customStyle="1" w:styleId="MDPI64CoI">
    <w:name w:val="MDPI_6.4_CoI"/>
    <w:basedOn w:val="MDPI62Acknowledgments"/>
    <w:qFormat/>
    <w:rsid w:val="003709B0"/>
  </w:style>
  <w:style w:type="paragraph" w:customStyle="1" w:styleId="MDPI31text">
    <w:name w:val="MDPI_3.1_text"/>
    <w:qFormat/>
    <w:rsid w:val="003709B0"/>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3709B0"/>
    <w:pPr>
      <w:spacing w:before="240" w:after="120"/>
      <w:ind w:firstLine="0"/>
      <w:jc w:val="left"/>
      <w:outlineLvl w:val="2"/>
    </w:pPr>
  </w:style>
  <w:style w:type="paragraph" w:customStyle="1" w:styleId="MDPI21heading1">
    <w:name w:val="MDPI_2.1_heading1"/>
    <w:basedOn w:val="MDPI23heading3"/>
    <w:qFormat/>
    <w:rsid w:val="003709B0"/>
    <w:pPr>
      <w:outlineLvl w:val="0"/>
    </w:pPr>
    <w:rPr>
      <w:b/>
    </w:rPr>
  </w:style>
  <w:style w:type="paragraph" w:customStyle="1" w:styleId="MDPI22heading2">
    <w:name w:val="MDPI_2.2_heading2"/>
    <w:basedOn w:val="Normal"/>
    <w:qFormat/>
    <w:rsid w:val="003709B0"/>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3709B0"/>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3709B0"/>
    <w:pPr>
      <w:spacing w:line="240" w:lineRule="auto"/>
    </w:pPr>
    <w:rPr>
      <w:sz w:val="18"/>
      <w:szCs w:val="18"/>
    </w:rPr>
  </w:style>
  <w:style w:type="character" w:customStyle="1" w:styleId="BalloonTextChar">
    <w:name w:val="Balloon Text Char"/>
    <w:link w:val="BalloonText"/>
    <w:uiPriority w:val="99"/>
    <w:semiHidden/>
    <w:rsid w:val="003709B0"/>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3709B0"/>
  </w:style>
  <w:style w:type="table" w:customStyle="1" w:styleId="MDPI41threelinetable">
    <w:name w:val="MDPI_4.1_three_line_table"/>
    <w:basedOn w:val="TableNormal"/>
    <w:uiPriority w:val="99"/>
    <w:rsid w:val="006D4BD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4705D5"/>
    <w:rPr>
      <w:color w:val="0563C1"/>
      <w:u w:val="single"/>
    </w:rPr>
  </w:style>
  <w:style w:type="character" w:customStyle="1" w:styleId="UnresolvedMention1">
    <w:name w:val="Unresolved Mention1"/>
    <w:uiPriority w:val="99"/>
    <w:semiHidden/>
    <w:unhideWhenUsed/>
    <w:rsid w:val="007D190A"/>
    <w:rPr>
      <w:color w:val="605E5C"/>
      <w:shd w:val="clear" w:color="auto" w:fill="E1DFDD"/>
    </w:rPr>
  </w:style>
  <w:style w:type="paragraph" w:styleId="Footer">
    <w:name w:val="footer"/>
    <w:basedOn w:val="Normal"/>
    <w:link w:val="FooterChar"/>
    <w:uiPriority w:val="99"/>
    <w:unhideWhenUsed/>
    <w:rsid w:val="00673D6E"/>
    <w:pPr>
      <w:tabs>
        <w:tab w:val="center" w:pos="4153"/>
        <w:tab w:val="right" w:pos="8306"/>
      </w:tabs>
    </w:pPr>
  </w:style>
  <w:style w:type="character" w:customStyle="1" w:styleId="FooterChar">
    <w:name w:val="Footer Char"/>
    <w:link w:val="Footer"/>
    <w:uiPriority w:val="99"/>
    <w:rsid w:val="00673D6E"/>
    <w:rPr>
      <w:rFonts w:ascii="Times New Roman" w:eastAsia="Times New Roman" w:hAnsi="Times New Roman"/>
      <w:color w:val="000000"/>
      <w:sz w:val="24"/>
      <w:lang w:eastAsia="de-DE"/>
    </w:rPr>
  </w:style>
  <w:style w:type="table" w:styleId="PlainTable4">
    <w:name w:val="Plain Table 4"/>
    <w:basedOn w:val="TableNormal"/>
    <w:uiPriority w:val="44"/>
    <w:rsid w:val="00673D6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basedOn w:val="MDPI31text"/>
    <w:qFormat/>
    <w:rsid w:val="00D44428"/>
    <w:pPr>
      <w:spacing w:before="240"/>
    </w:pPr>
  </w:style>
  <w:style w:type="paragraph" w:customStyle="1" w:styleId="MDPI81theorem">
    <w:name w:val="MDPI_8.1_theorem"/>
    <w:basedOn w:val="MDPI32textnoindent"/>
    <w:qFormat/>
    <w:rsid w:val="00D44428"/>
    <w:rPr>
      <w:i/>
    </w:rPr>
  </w:style>
  <w:style w:type="paragraph" w:customStyle="1" w:styleId="MDPI82proof">
    <w:name w:val="MDPI_8.2_proof"/>
    <w:basedOn w:val="MDPI32textnoindent"/>
    <w:qFormat/>
    <w:rsid w:val="00D44428"/>
  </w:style>
  <w:style w:type="character" w:customStyle="1" w:styleId="UnresolvedMention10">
    <w:name w:val="Unresolved Mention1"/>
    <w:uiPriority w:val="99"/>
    <w:semiHidden/>
    <w:unhideWhenUsed/>
    <w:rsid w:val="00D44428"/>
    <w:rPr>
      <w:color w:val="605E5C"/>
      <w:shd w:val="clear" w:color="auto" w:fill="E1DFDD"/>
    </w:rPr>
  </w:style>
  <w:style w:type="paragraph" w:styleId="ListParagraph">
    <w:name w:val="List Paragraph"/>
    <w:basedOn w:val="Normal"/>
    <w:link w:val="ListParagraphChar"/>
    <w:uiPriority w:val="34"/>
    <w:qFormat/>
    <w:rsid w:val="00D44428"/>
    <w:pPr>
      <w:ind w:firstLineChars="200" w:firstLine="420"/>
    </w:pPr>
  </w:style>
  <w:style w:type="character" w:customStyle="1" w:styleId="ListParagraphChar">
    <w:name w:val="List Paragraph Char"/>
    <w:link w:val="ListParagraph"/>
    <w:uiPriority w:val="34"/>
    <w:rsid w:val="00D44428"/>
    <w:rPr>
      <w:rFonts w:ascii="Times New Roman" w:eastAsia="Times New Roman" w:hAnsi="Times New Roman"/>
      <w:color w:val="000000"/>
      <w:sz w:val="24"/>
      <w:lang w:eastAsia="de-DE"/>
    </w:rPr>
  </w:style>
  <w:style w:type="character" w:styleId="PlaceholderText">
    <w:name w:val="Placeholder Text"/>
    <w:uiPriority w:val="99"/>
    <w:semiHidden/>
    <w:rsid w:val="00D44428"/>
    <w:rPr>
      <w:color w:val="808080"/>
    </w:rPr>
  </w:style>
  <w:style w:type="character" w:styleId="CommentReference">
    <w:name w:val="annotation reference"/>
    <w:uiPriority w:val="99"/>
    <w:semiHidden/>
    <w:unhideWhenUsed/>
    <w:rsid w:val="00D44428"/>
    <w:rPr>
      <w:sz w:val="16"/>
      <w:szCs w:val="16"/>
    </w:rPr>
  </w:style>
  <w:style w:type="paragraph" w:styleId="CommentText">
    <w:name w:val="annotation text"/>
    <w:basedOn w:val="Normal"/>
    <w:link w:val="CommentTextChar"/>
    <w:uiPriority w:val="99"/>
    <w:semiHidden/>
    <w:unhideWhenUsed/>
    <w:rsid w:val="00D44428"/>
    <w:pPr>
      <w:spacing w:line="240" w:lineRule="auto"/>
    </w:pPr>
    <w:rPr>
      <w:sz w:val="20"/>
    </w:rPr>
  </w:style>
  <w:style w:type="character" w:customStyle="1" w:styleId="CommentTextChar">
    <w:name w:val="Comment Text Char"/>
    <w:basedOn w:val="DefaultParagraphFont"/>
    <w:link w:val="CommentText"/>
    <w:uiPriority w:val="99"/>
    <w:semiHidden/>
    <w:rsid w:val="00D44428"/>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D44428"/>
    <w:rPr>
      <w:b/>
      <w:bCs/>
    </w:rPr>
  </w:style>
  <w:style w:type="character" w:customStyle="1" w:styleId="CommentSubjectChar">
    <w:name w:val="Comment Subject Char"/>
    <w:basedOn w:val="CommentTextChar"/>
    <w:link w:val="CommentSubject"/>
    <w:uiPriority w:val="99"/>
    <w:semiHidden/>
    <w:rsid w:val="00D44428"/>
    <w:rPr>
      <w:rFonts w:ascii="Times New Roman" w:eastAsia="Times New Roman" w:hAnsi="Times New Roman"/>
      <w:b/>
      <w:bCs/>
      <w:color w:val="000000"/>
      <w:lang w:eastAsia="de-DE"/>
    </w:rPr>
  </w:style>
  <w:style w:type="paragraph" w:styleId="Revision">
    <w:name w:val="Revision"/>
    <w:hidden/>
    <w:uiPriority w:val="99"/>
    <w:semiHidden/>
    <w:rsid w:val="00D44428"/>
    <w:rPr>
      <w:rFonts w:ascii="Times New Roman" w:eastAsia="Times New Roman" w:hAnsi="Times New Roman"/>
      <w:color w:val="000000"/>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5FCD9-27AF-4AA9-8ACB-56ABCB115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10</Pages>
  <Words>9504</Words>
  <Characters>55890</Characters>
  <Application>Microsoft Office Word</Application>
  <DocSecurity>0</DocSecurity>
  <Lines>1270</Lines>
  <Paragraphs>838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 Mansy</cp:lastModifiedBy>
  <cp:revision>3</cp:revision>
  <dcterms:created xsi:type="dcterms:W3CDTF">2019-06-24T20:53:00Z</dcterms:created>
  <dcterms:modified xsi:type="dcterms:W3CDTF">2019-06-28T00:38:00Z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http://www.zotero.org/styles/annals-of-biomedical-engineering</vt:lpwstr>
  </property>
  <property fmtid="{D5CDD505-2E9C-101B-9397-08002B2CF9AE}" pid="7" name="Mendeley Recent Style Name 2_1">
    <vt:lpwstr>Annals of Biomedical Engineering</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http://www.zotero.org/styles/journal-of-biomechanical-engineering</vt:lpwstr>
  </property>
  <property fmtid="{D5CDD505-2E9C-101B-9397-08002B2CF9AE}" pid="13" name="Mendeley Recent Style Name 5_1">
    <vt:lpwstr>Journal of Biomechanical Engineering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http://www.zotero.org/styles/multidisciplinary-digital-publishing-institute</vt:lpwstr>
  </property>
  <property fmtid="{D5CDD505-2E9C-101B-9397-08002B2CF9AE}" pid="19" name="Mendeley Recent Style Name 8_1">
    <vt:lpwstr>Multidisciplinary Digital Publishing Institute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2ca23858-df94-306c-a46f-ff1f8177de27</vt:lpwstr>
  </property>
  <property fmtid="{D5CDD505-2E9C-101B-9397-08002B2CF9AE}" pid="24" name="Mendeley Citation Style_1">
    <vt:lpwstr>http://www.zotero.org/styles/multidisciplinary-digital-publishing-institute</vt:lpwstr>
  </property>
</Properties>
</file>